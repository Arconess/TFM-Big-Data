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0483A" w14:textId="34B6E0EB" w:rsidR="00837C9E" w:rsidRDefault="00E4414C" w:rsidP="00837C9E">
      <w:pPr>
        <w:pStyle w:val="NoSpacing"/>
        <w:jc w:val="center"/>
        <w:rPr>
          <w:lang w:val="en-US"/>
        </w:rPr>
      </w:pPr>
      <w:r>
        <w:rPr>
          <w:noProof/>
          <w:lang w:val="en-US"/>
        </w:rPr>
        <w:drawing>
          <wp:anchor distT="0" distB="0" distL="114300" distR="114300" simplePos="0" relativeHeight="251659264" behindDoc="0" locked="0" layoutInCell="1" allowOverlap="1" wp14:anchorId="66DF55DC" wp14:editId="20420726">
            <wp:simplePos x="0" y="0"/>
            <wp:positionH relativeFrom="column">
              <wp:posOffset>0</wp:posOffset>
            </wp:positionH>
            <wp:positionV relativeFrom="paragraph">
              <wp:posOffset>171450</wp:posOffset>
            </wp:positionV>
            <wp:extent cx="5400040" cy="1525270"/>
            <wp:effectExtent l="0" t="0" r="0" b="0"/>
            <wp:wrapTopAndBottom/>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525270"/>
                    </a:xfrm>
                    <a:prstGeom prst="rect">
                      <a:avLst/>
                    </a:prstGeom>
                  </pic:spPr>
                </pic:pic>
              </a:graphicData>
            </a:graphic>
          </wp:anchor>
        </w:drawing>
      </w:r>
    </w:p>
    <w:p w14:paraId="663FC26B" w14:textId="757C8AF4" w:rsidR="00837C9E" w:rsidRDefault="00837C9E" w:rsidP="00837C9E">
      <w:pPr>
        <w:pStyle w:val="NoSpacing"/>
        <w:jc w:val="center"/>
        <w:rPr>
          <w:lang w:val="en-US"/>
        </w:rPr>
      </w:pPr>
    </w:p>
    <w:p w14:paraId="37126BB2" w14:textId="2475F274" w:rsidR="00837C9E" w:rsidRDefault="00837C9E" w:rsidP="00837C9E">
      <w:pPr>
        <w:pStyle w:val="NoSpacing"/>
        <w:jc w:val="center"/>
        <w:rPr>
          <w:lang w:val="en-US"/>
        </w:rPr>
      </w:pPr>
    </w:p>
    <w:p w14:paraId="58BA69EC" w14:textId="47DBDC8C" w:rsidR="00837C9E" w:rsidRDefault="00837C9E" w:rsidP="00837C9E">
      <w:pPr>
        <w:pStyle w:val="NoSpacing"/>
        <w:jc w:val="center"/>
        <w:rPr>
          <w:lang w:val="en-US"/>
        </w:rPr>
      </w:pPr>
    </w:p>
    <w:p w14:paraId="4797E3B5" w14:textId="19F63FEC" w:rsidR="00837C9E" w:rsidRPr="00462B6D" w:rsidRDefault="00837C9E" w:rsidP="00837C9E">
      <w:pPr>
        <w:pStyle w:val="NoSpacing"/>
        <w:rPr>
          <w:lang w:val="en-US"/>
        </w:rPr>
      </w:pPr>
    </w:p>
    <w:p w14:paraId="29077B16" w14:textId="1D6FF8AF" w:rsidR="00837C9E" w:rsidRPr="00180994" w:rsidRDefault="00837C9E" w:rsidP="00837C9E">
      <w:pPr>
        <w:jc w:val="center"/>
        <w:rPr>
          <w:rFonts w:ascii="Times New Roman" w:hAnsi="Times New Roman"/>
          <w:sz w:val="28"/>
        </w:rPr>
      </w:pPr>
    </w:p>
    <w:p w14:paraId="1F09CDCA" w14:textId="3A35F8EE" w:rsidR="00837C9E" w:rsidRPr="00DE7F99" w:rsidRDefault="00837C9E" w:rsidP="00837C9E">
      <w:pPr>
        <w:pStyle w:val="BodyText"/>
        <w:spacing w:line="480" w:lineRule="auto"/>
        <w:ind w:right="-136"/>
        <w:jc w:val="center"/>
        <w:rPr>
          <w:rFonts w:ascii="Arial" w:hAnsi="Arial" w:cs="Arial"/>
          <w:b/>
          <w:bCs/>
          <w:i w:val="0"/>
          <w:iCs w:val="0"/>
          <w:szCs w:val="32"/>
        </w:rPr>
      </w:pPr>
      <w:r>
        <w:rPr>
          <w:spacing w:val="-3"/>
          <w:sz w:val="18"/>
          <w:szCs w:val="17"/>
        </w:rPr>
        <w:br w:type="textWrapping" w:clear="all"/>
      </w:r>
      <w:bookmarkStart w:id="0" w:name="_Toc294560186"/>
      <w:bookmarkStart w:id="1" w:name="_Toc294560361"/>
      <w:bookmarkStart w:id="2" w:name="_Toc294606072"/>
      <w:bookmarkStart w:id="3" w:name="_Toc294650944"/>
      <w:bookmarkStart w:id="4" w:name="_Toc294651025"/>
      <w:bookmarkStart w:id="5" w:name="_Toc294651100"/>
      <w:bookmarkStart w:id="6" w:name="_Toc294651260"/>
      <w:bookmarkStart w:id="7" w:name="_Toc294684644"/>
      <w:r w:rsidR="00DE7F99">
        <w:rPr>
          <w:rFonts w:ascii="Arial" w:hAnsi="Arial" w:cs="Arial"/>
          <w:b/>
          <w:bCs/>
          <w:i w:val="0"/>
          <w:iCs w:val="0"/>
          <w:sz w:val="32"/>
          <w:szCs w:val="32"/>
        </w:rPr>
        <w:t>UNIVERSIDAD EUROPEA DE MADRID</w:t>
      </w:r>
      <w:r w:rsidR="00DE7F99">
        <w:rPr>
          <w:rFonts w:ascii="Arial" w:hAnsi="Arial" w:cs="Arial"/>
          <w:b/>
          <w:bCs/>
          <w:i w:val="0"/>
          <w:iCs w:val="0"/>
          <w:sz w:val="32"/>
          <w:szCs w:val="32"/>
        </w:rPr>
        <w:br/>
      </w:r>
      <w:r w:rsidRPr="00DE7F99">
        <w:rPr>
          <w:rFonts w:ascii="Arial" w:hAnsi="Arial" w:cs="Arial"/>
          <w:b/>
          <w:bCs/>
          <w:i w:val="0"/>
          <w:iCs w:val="0"/>
          <w:szCs w:val="32"/>
        </w:rPr>
        <w:t xml:space="preserve">ESCUELA </w:t>
      </w:r>
      <w:bookmarkEnd w:id="0"/>
      <w:bookmarkEnd w:id="1"/>
      <w:bookmarkEnd w:id="2"/>
      <w:bookmarkEnd w:id="3"/>
      <w:bookmarkEnd w:id="4"/>
      <w:bookmarkEnd w:id="5"/>
      <w:bookmarkEnd w:id="6"/>
      <w:bookmarkEnd w:id="7"/>
      <w:r w:rsidRPr="00DE7F99">
        <w:rPr>
          <w:rFonts w:ascii="Arial" w:hAnsi="Arial" w:cs="Arial"/>
          <w:b/>
          <w:bCs/>
          <w:i w:val="0"/>
          <w:iCs w:val="0"/>
          <w:szCs w:val="32"/>
        </w:rPr>
        <w:t>DE ARQUITECTURA, INGENIERÍA Y DISEÑO</w:t>
      </w:r>
    </w:p>
    <w:p w14:paraId="6E25A32D" w14:textId="77777777" w:rsidR="00DE7F99" w:rsidRPr="00180994" w:rsidRDefault="00DE7F99" w:rsidP="00837C9E">
      <w:pPr>
        <w:pStyle w:val="BodyText"/>
        <w:spacing w:line="480" w:lineRule="auto"/>
        <w:ind w:right="-136"/>
        <w:jc w:val="center"/>
        <w:rPr>
          <w:b/>
          <w:bCs/>
          <w:sz w:val="28"/>
        </w:rPr>
      </w:pPr>
    </w:p>
    <w:p w14:paraId="54B38764" w14:textId="77777777" w:rsidR="000C5AD8" w:rsidRDefault="000C5AD8" w:rsidP="00837C9E">
      <w:pPr>
        <w:pStyle w:val="BodyText"/>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 xml:space="preserve">MÁSTER UNIVERSITARIO EN </w:t>
      </w:r>
    </w:p>
    <w:p w14:paraId="56288D35" w14:textId="4BA062C2" w:rsidR="00837C9E" w:rsidRPr="00DE7F99" w:rsidRDefault="00E4414C" w:rsidP="00837C9E">
      <w:pPr>
        <w:pStyle w:val="BodyText"/>
        <w:spacing w:line="480" w:lineRule="auto"/>
        <w:ind w:right="-136"/>
        <w:jc w:val="center"/>
        <w:rPr>
          <w:rFonts w:ascii="Arial" w:hAnsi="Arial" w:cs="Arial"/>
          <w:b/>
          <w:bCs/>
          <w:i w:val="0"/>
          <w:iCs w:val="0"/>
          <w:color w:val="000000" w:themeColor="text1"/>
          <w:sz w:val="32"/>
          <w:szCs w:val="32"/>
        </w:rPr>
      </w:pPr>
      <w:r>
        <w:rPr>
          <w:rFonts w:ascii="Arial" w:hAnsi="Arial" w:cs="Arial"/>
          <w:b/>
          <w:bCs/>
          <w:i w:val="0"/>
          <w:iCs w:val="0"/>
          <w:color w:val="000000" w:themeColor="text1"/>
          <w:sz w:val="32"/>
          <w:szCs w:val="32"/>
        </w:rPr>
        <w:t>ANÁLISIS DE DATOS MASIVOS (BIG DATA)</w:t>
      </w:r>
    </w:p>
    <w:p w14:paraId="6CBE0763" w14:textId="77777777" w:rsidR="00837C9E" w:rsidRPr="0076115C" w:rsidRDefault="00837C9E" w:rsidP="00837C9E">
      <w:pPr>
        <w:jc w:val="center"/>
        <w:rPr>
          <w:rFonts w:ascii="Times New Roman" w:hAnsi="Times New Roman"/>
          <w:b/>
          <w:sz w:val="32"/>
        </w:rPr>
      </w:pPr>
    </w:p>
    <w:p w14:paraId="512E58B3" w14:textId="1B810AB5" w:rsidR="00837C9E" w:rsidRPr="00A92A65" w:rsidRDefault="00837C9E" w:rsidP="00837C9E">
      <w:pPr>
        <w:jc w:val="center"/>
        <w:rPr>
          <w:rFonts w:ascii="Times New Roman" w:hAnsi="Times New Roman"/>
          <w:sz w:val="36"/>
        </w:rPr>
      </w:pPr>
      <w:bookmarkStart w:id="8" w:name="_Toc294560188"/>
      <w:bookmarkStart w:id="9" w:name="_Toc294560363"/>
      <w:bookmarkStart w:id="10" w:name="_Toc294650946"/>
      <w:bookmarkStart w:id="11" w:name="_Toc294651027"/>
      <w:bookmarkStart w:id="12" w:name="_Toc294651262"/>
      <w:bookmarkStart w:id="13" w:name="_Toc294684646"/>
      <w:r>
        <w:rPr>
          <w:rFonts w:ascii="Times New Roman" w:hAnsi="Times New Roman"/>
          <w:sz w:val="36"/>
        </w:rPr>
        <w:t>TRABAJO</w:t>
      </w:r>
      <w:r w:rsidRPr="00A92A65">
        <w:rPr>
          <w:rFonts w:ascii="Times New Roman" w:hAnsi="Times New Roman"/>
          <w:sz w:val="36"/>
        </w:rPr>
        <w:t xml:space="preserve"> FIN DE </w:t>
      </w:r>
      <w:bookmarkEnd w:id="8"/>
      <w:bookmarkEnd w:id="9"/>
      <w:bookmarkEnd w:id="10"/>
      <w:bookmarkEnd w:id="11"/>
      <w:bookmarkEnd w:id="12"/>
      <w:bookmarkEnd w:id="13"/>
      <w:r w:rsidR="00413A9F">
        <w:rPr>
          <w:rFonts w:ascii="Times New Roman" w:hAnsi="Times New Roman"/>
          <w:sz w:val="36"/>
        </w:rPr>
        <w:t>MÁSTER</w:t>
      </w:r>
      <w:r>
        <w:rPr>
          <w:rFonts w:ascii="Times New Roman" w:hAnsi="Times New Roman"/>
          <w:sz w:val="36"/>
        </w:rPr>
        <w:t xml:space="preserve"> </w:t>
      </w:r>
    </w:p>
    <w:p w14:paraId="7A0DAF0E" w14:textId="77777777" w:rsidR="00837C9E" w:rsidRPr="0076115C" w:rsidRDefault="00837C9E" w:rsidP="00837C9E">
      <w:pPr>
        <w:jc w:val="center"/>
        <w:rPr>
          <w:rFonts w:ascii="Times New Roman" w:hAnsi="Times New Roman"/>
          <w:b/>
          <w:sz w:val="32"/>
        </w:rPr>
      </w:pPr>
    </w:p>
    <w:p w14:paraId="7A0198BB" w14:textId="3EA84BD9" w:rsidR="00837C9E" w:rsidRPr="00DE7F99" w:rsidRDefault="00F72704" w:rsidP="00837C9E">
      <w:pPr>
        <w:jc w:val="center"/>
        <w:rPr>
          <w:rFonts w:ascii="Times New Roman" w:hAnsi="Times New Roman"/>
          <w:b/>
          <w:color w:val="FF0000"/>
          <w:sz w:val="144"/>
          <w:szCs w:val="44"/>
        </w:rPr>
      </w:pPr>
      <w:r>
        <w:rPr>
          <w:rFonts w:ascii="Arial" w:eastAsia="Times New Roman" w:hAnsi="Arial" w:cs="Arial"/>
          <w:b/>
          <w:bCs/>
          <w:iCs/>
          <w:color w:val="FF0000"/>
          <w:sz w:val="40"/>
          <w:szCs w:val="40"/>
          <w:lang w:eastAsia="es-ES"/>
        </w:rPr>
        <w:t>Sistema anti-plagio: Detección del uso de aplicaciones de chat en tiempo real</w:t>
      </w:r>
    </w:p>
    <w:p w14:paraId="2A4D2676" w14:textId="77777777" w:rsidR="00837C9E" w:rsidRPr="0076115C" w:rsidRDefault="00837C9E" w:rsidP="00837C9E">
      <w:pPr>
        <w:jc w:val="center"/>
        <w:rPr>
          <w:rFonts w:ascii="Times New Roman" w:hAnsi="Times New Roman"/>
          <w:b/>
          <w:sz w:val="48"/>
        </w:rPr>
      </w:pPr>
    </w:p>
    <w:p w14:paraId="6B36E45D" w14:textId="77777777" w:rsidR="00E9295E" w:rsidRDefault="00837C9E" w:rsidP="00E9295E">
      <w:pPr>
        <w:ind w:left="709" w:hanging="709"/>
        <w:rPr>
          <w:rFonts w:ascii="Times New Roman" w:hAnsi="Times New Roman"/>
          <w:b/>
          <w:bCs/>
          <w:sz w:val="28"/>
        </w:rPr>
      </w:pPr>
      <w:r>
        <w:rPr>
          <w:rFonts w:ascii="Times New Roman" w:hAnsi="Times New Roman"/>
          <w:b/>
          <w:bCs/>
          <w:sz w:val="28"/>
        </w:rPr>
        <w:t>NOMBRE</w:t>
      </w:r>
      <w:r w:rsidR="00E9295E">
        <w:rPr>
          <w:rFonts w:ascii="Times New Roman" w:hAnsi="Times New Roman"/>
          <w:b/>
          <w:bCs/>
          <w:sz w:val="28"/>
        </w:rPr>
        <w:t>:</w:t>
      </w:r>
    </w:p>
    <w:p w14:paraId="6CC93F54" w14:textId="4B8149BC" w:rsidR="00837C9E" w:rsidRDefault="00A518CA" w:rsidP="00A518CA">
      <w:pPr>
        <w:ind w:left="709" w:hanging="709"/>
        <w:jc w:val="center"/>
        <w:rPr>
          <w:rFonts w:ascii="Times New Roman" w:hAnsi="Times New Roman"/>
          <w:b/>
          <w:bCs/>
          <w:sz w:val="28"/>
        </w:rPr>
      </w:pPr>
      <w:r>
        <w:rPr>
          <w:rFonts w:ascii="Times New Roman" w:hAnsi="Times New Roman"/>
          <w:b/>
          <w:bCs/>
          <w:sz w:val="28"/>
        </w:rPr>
        <w:t>PABLO ARCONES PUEBLA</w:t>
      </w:r>
    </w:p>
    <w:p w14:paraId="7F8F57C6" w14:textId="6094087E" w:rsidR="00837C9E" w:rsidRDefault="00837C9E" w:rsidP="00837C9E">
      <w:pPr>
        <w:jc w:val="center"/>
        <w:rPr>
          <w:rFonts w:ascii="Times New Roman" w:hAnsi="Times New Roman"/>
          <w:b/>
          <w:bCs/>
          <w:sz w:val="28"/>
        </w:rPr>
        <w:sectPr w:rsidR="00837C9E" w:rsidSect="00B31D25">
          <w:headerReference w:type="default" r:id="rId9"/>
          <w:footerReference w:type="default" r:id="rId10"/>
          <w:pgSz w:w="11906" w:h="16838"/>
          <w:pgMar w:top="1417" w:right="1701" w:bottom="1417" w:left="1701" w:header="708" w:footer="708" w:gutter="0"/>
          <w:cols w:space="708"/>
          <w:titlePg/>
          <w:docGrid w:linePitch="360"/>
        </w:sectPr>
      </w:pPr>
      <w:r>
        <w:rPr>
          <w:rFonts w:ascii="Times New Roman" w:hAnsi="Times New Roman"/>
          <w:b/>
          <w:bCs/>
          <w:sz w:val="28"/>
        </w:rPr>
        <w:t>CURSO 20</w:t>
      </w:r>
      <w:r w:rsidR="00A518CA">
        <w:rPr>
          <w:rFonts w:ascii="Times New Roman" w:hAnsi="Times New Roman"/>
          <w:b/>
          <w:bCs/>
          <w:sz w:val="28"/>
        </w:rPr>
        <w:t>21</w:t>
      </w:r>
      <w:r>
        <w:rPr>
          <w:rFonts w:ascii="Times New Roman" w:hAnsi="Times New Roman"/>
          <w:b/>
          <w:bCs/>
          <w:sz w:val="28"/>
        </w:rPr>
        <w:t>-20</w:t>
      </w:r>
      <w:r w:rsidR="00E9295E">
        <w:rPr>
          <w:rFonts w:ascii="Times New Roman" w:hAnsi="Times New Roman"/>
          <w:b/>
          <w:bCs/>
          <w:sz w:val="28"/>
        </w:rPr>
        <w:t>2</w:t>
      </w:r>
      <w:r w:rsidR="00A518CA">
        <w:rPr>
          <w:rFonts w:ascii="Times New Roman" w:hAnsi="Times New Roman"/>
          <w:b/>
          <w:bCs/>
          <w:sz w:val="28"/>
        </w:rPr>
        <w:t>2</w:t>
      </w:r>
    </w:p>
    <w:p w14:paraId="39273440" w14:textId="77777777" w:rsidR="00837C9E" w:rsidRDefault="00837C9E" w:rsidP="00837C9E">
      <w:pPr>
        <w:jc w:val="center"/>
        <w:rPr>
          <w:rFonts w:ascii="Times New Roman" w:hAnsi="Times New Roman"/>
          <w:b/>
          <w:bCs/>
          <w:sz w:val="28"/>
        </w:rPr>
      </w:pPr>
    </w:p>
    <w:p w14:paraId="300C55B1" w14:textId="77777777" w:rsidR="00837C9E" w:rsidRDefault="00837C9E" w:rsidP="00837C9E">
      <w:pPr>
        <w:spacing w:after="0" w:line="240" w:lineRule="auto"/>
        <w:rPr>
          <w:rFonts w:ascii="Times New Roman" w:hAnsi="Times New Roman"/>
          <w:b/>
          <w:bCs/>
          <w:sz w:val="28"/>
        </w:rPr>
      </w:pPr>
      <w:r>
        <w:rPr>
          <w:rFonts w:ascii="Times New Roman" w:hAnsi="Times New Roman"/>
          <w:b/>
          <w:bCs/>
          <w:sz w:val="28"/>
        </w:rPr>
        <w:br w:type="page"/>
      </w:r>
    </w:p>
    <w:p w14:paraId="644023FE" w14:textId="1C97FC2E" w:rsidR="00837C9E" w:rsidRPr="00C629C2" w:rsidRDefault="00837C9E" w:rsidP="00837C9E">
      <w:pPr>
        <w:pageBreakBefore/>
        <w:rPr>
          <w:rFonts w:ascii="Arial" w:hAnsi="Arial" w:cs="Arial"/>
          <w:b/>
          <w:bCs/>
          <w:sz w:val="28"/>
        </w:rPr>
      </w:pPr>
      <w:r w:rsidRPr="009D3B81">
        <w:rPr>
          <w:rFonts w:ascii="Arial" w:hAnsi="Arial" w:cs="Arial"/>
          <w:b/>
        </w:rPr>
        <w:lastRenderedPageBreak/>
        <w:t>TÍTULO</w:t>
      </w:r>
      <w:r w:rsidRPr="009D3B81">
        <w:rPr>
          <w:rFonts w:ascii="Arial" w:hAnsi="Arial" w:cs="Arial"/>
        </w:rPr>
        <w:t xml:space="preserve">: </w:t>
      </w:r>
      <w:r w:rsidR="00F72704">
        <w:rPr>
          <w:rFonts w:ascii="Arial" w:hAnsi="Arial" w:cs="Arial"/>
          <w:color w:val="000000"/>
          <w:szCs w:val="48"/>
        </w:rPr>
        <w:t>Sistema anti-plagio: Detección del uso de aplicaciones de chat en tiempo real</w:t>
      </w:r>
    </w:p>
    <w:p w14:paraId="0BB1A610" w14:textId="77777777" w:rsidR="00837C9E" w:rsidRPr="009D3B81" w:rsidRDefault="00837C9E" w:rsidP="00837C9E">
      <w:pPr>
        <w:rPr>
          <w:rFonts w:ascii="Arial" w:hAnsi="Arial" w:cs="Arial"/>
        </w:rPr>
      </w:pPr>
    </w:p>
    <w:p w14:paraId="393C5EAC" w14:textId="7344959B" w:rsidR="00837C9E" w:rsidRPr="009D3B81" w:rsidRDefault="00837C9E" w:rsidP="00837C9E">
      <w:pPr>
        <w:rPr>
          <w:rFonts w:ascii="Arial" w:hAnsi="Arial" w:cs="Arial"/>
        </w:rPr>
      </w:pPr>
      <w:r w:rsidRPr="009D3B81">
        <w:rPr>
          <w:rFonts w:ascii="Arial" w:hAnsi="Arial" w:cs="Arial"/>
          <w:b/>
        </w:rPr>
        <w:t>AUTOR</w:t>
      </w:r>
      <w:r w:rsidRPr="009D3B81">
        <w:rPr>
          <w:rFonts w:ascii="Arial" w:hAnsi="Arial" w:cs="Arial"/>
        </w:rPr>
        <w:t xml:space="preserve">: </w:t>
      </w:r>
      <w:r w:rsidR="00F72704">
        <w:rPr>
          <w:rFonts w:ascii="Arial" w:hAnsi="Arial" w:cs="Arial"/>
        </w:rPr>
        <w:t>PABLO ARCONES PUEBLA</w:t>
      </w:r>
    </w:p>
    <w:p w14:paraId="5C08C26D" w14:textId="77777777" w:rsidR="00837C9E" w:rsidRPr="009D3B81" w:rsidRDefault="00837C9E" w:rsidP="00837C9E">
      <w:pPr>
        <w:ind w:firstLine="708"/>
        <w:rPr>
          <w:rFonts w:ascii="Arial" w:hAnsi="Arial" w:cs="Arial"/>
        </w:rPr>
      </w:pPr>
    </w:p>
    <w:p w14:paraId="5717B68C" w14:textId="1536317F" w:rsidR="00837C9E" w:rsidRDefault="00837C9E" w:rsidP="00837C9E">
      <w:pPr>
        <w:rPr>
          <w:rFonts w:ascii="Arial" w:hAnsi="Arial" w:cs="Arial"/>
        </w:rPr>
      </w:pPr>
      <w:r>
        <w:rPr>
          <w:rFonts w:ascii="Arial" w:hAnsi="Arial" w:cs="Arial"/>
          <w:b/>
        </w:rPr>
        <w:t>TITULACIÓN</w:t>
      </w:r>
      <w:r w:rsidRPr="009D3B81">
        <w:rPr>
          <w:rFonts w:ascii="Arial" w:hAnsi="Arial" w:cs="Arial"/>
        </w:rPr>
        <w:t xml:space="preserve">: </w:t>
      </w:r>
      <w:proofErr w:type="gramStart"/>
      <w:r w:rsidR="00F72704">
        <w:rPr>
          <w:rFonts w:ascii="Arial" w:hAnsi="Arial" w:cs="Arial"/>
        </w:rPr>
        <w:t>MASTER</w:t>
      </w:r>
      <w:proofErr w:type="gramEnd"/>
      <w:r w:rsidR="00F72704">
        <w:rPr>
          <w:rFonts w:ascii="Arial" w:hAnsi="Arial" w:cs="Arial"/>
        </w:rPr>
        <w:t xml:space="preserve"> UNIVERSITARIO EN ANÁLISIS DE DATOS MASIVOS (BIG DATA)</w:t>
      </w:r>
    </w:p>
    <w:p w14:paraId="43C308BA" w14:textId="77777777" w:rsidR="00837C9E" w:rsidRPr="009D3B81" w:rsidRDefault="00837C9E" w:rsidP="00837C9E">
      <w:pPr>
        <w:rPr>
          <w:rFonts w:ascii="Arial" w:hAnsi="Arial" w:cs="Arial"/>
        </w:rPr>
      </w:pPr>
    </w:p>
    <w:p w14:paraId="2C32A8AE" w14:textId="0AEBB3D7" w:rsidR="00837C9E" w:rsidRPr="009D3B81" w:rsidRDefault="00837C9E" w:rsidP="00837C9E">
      <w:pPr>
        <w:rPr>
          <w:rFonts w:ascii="Arial" w:hAnsi="Arial" w:cs="Arial"/>
        </w:rPr>
      </w:pPr>
      <w:r w:rsidRPr="009D3B81">
        <w:rPr>
          <w:rFonts w:ascii="Arial" w:hAnsi="Arial" w:cs="Arial"/>
          <w:b/>
        </w:rPr>
        <w:t>DIRECTOR DEL PROYECTO</w:t>
      </w:r>
      <w:r w:rsidRPr="009D3B81">
        <w:rPr>
          <w:rFonts w:ascii="Arial" w:hAnsi="Arial" w:cs="Arial"/>
        </w:rPr>
        <w:t xml:space="preserve">: </w:t>
      </w:r>
      <w:r w:rsidR="00F72704">
        <w:rPr>
          <w:rFonts w:ascii="Arial" w:hAnsi="Arial" w:cs="Arial"/>
        </w:rPr>
        <w:t>RAÚL PÉRULA MARTÍNEZ</w:t>
      </w:r>
    </w:p>
    <w:p w14:paraId="2E7DDE46" w14:textId="77777777" w:rsidR="00837C9E" w:rsidRPr="009D3B81" w:rsidRDefault="00837C9E" w:rsidP="00837C9E">
      <w:pPr>
        <w:rPr>
          <w:rFonts w:ascii="Arial" w:hAnsi="Arial" w:cs="Arial"/>
        </w:rPr>
      </w:pPr>
    </w:p>
    <w:p w14:paraId="2DC4ECB6" w14:textId="2CCC3E78" w:rsidR="00837C9E" w:rsidRPr="009D3B81" w:rsidRDefault="00837C9E" w:rsidP="00837C9E">
      <w:pPr>
        <w:rPr>
          <w:rFonts w:ascii="Arial" w:hAnsi="Arial" w:cs="Arial"/>
        </w:rPr>
      </w:pPr>
      <w:r w:rsidRPr="009D3B81">
        <w:rPr>
          <w:rFonts w:ascii="Arial" w:hAnsi="Arial" w:cs="Arial"/>
          <w:b/>
        </w:rPr>
        <w:t>FECHA</w:t>
      </w:r>
      <w:r w:rsidRPr="009D3B81">
        <w:rPr>
          <w:rFonts w:ascii="Arial" w:hAnsi="Arial" w:cs="Arial"/>
        </w:rPr>
        <w:t>:</w:t>
      </w:r>
      <w:r>
        <w:rPr>
          <w:rFonts w:ascii="Arial" w:hAnsi="Arial" w:cs="Arial"/>
        </w:rPr>
        <w:t xml:space="preserve"> </w:t>
      </w:r>
      <w:proofErr w:type="gramStart"/>
      <w:r w:rsidR="00F72704">
        <w:rPr>
          <w:rFonts w:ascii="Arial" w:hAnsi="Arial" w:cs="Arial"/>
        </w:rPr>
        <w:t>Septiembre</w:t>
      </w:r>
      <w:proofErr w:type="gramEnd"/>
      <w:r>
        <w:rPr>
          <w:rFonts w:ascii="Arial" w:hAnsi="Arial" w:cs="Arial"/>
        </w:rPr>
        <w:t xml:space="preserve"> de 20</w:t>
      </w:r>
      <w:r w:rsidR="00DE7F99">
        <w:rPr>
          <w:rFonts w:ascii="Arial" w:hAnsi="Arial" w:cs="Arial"/>
        </w:rPr>
        <w:t>2</w:t>
      </w:r>
      <w:r w:rsidR="00F72704">
        <w:rPr>
          <w:rFonts w:ascii="Arial" w:hAnsi="Arial" w:cs="Arial"/>
        </w:rPr>
        <w:t>2</w:t>
      </w:r>
    </w:p>
    <w:p w14:paraId="76B9CE51" w14:textId="77777777" w:rsidR="00837C9E" w:rsidRPr="00C712D4" w:rsidRDefault="00837C9E" w:rsidP="00837C9E">
      <w:pPr>
        <w:rPr>
          <w:color w:val="FF0000"/>
          <w:szCs w:val="96"/>
        </w:rPr>
      </w:pPr>
    </w:p>
    <w:p w14:paraId="512CEF36" w14:textId="77777777" w:rsidR="00837C9E" w:rsidRDefault="00837C9E" w:rsidP="00837C9E">
      <w:pPr>
        <w:spacing w:after="0" w:line="240" w:lineRule="auto"/>
        <w:rPr>
          <w:b/>
          <w:sz w:val="44"/>
          <w:szCs w:val="44"/>
        </w:rPr>
      </w:pPr>
      <w:r>
        <w:br w:type="page"/>
      </w:r>
    </w:p>
    <w:p w14:paraId="43E1D923" w14:textId="77777777" w:rsidR="00837C9E" w:rsidRPr="00F3350E" w:rsidRDefault="00837C9E" w:rsidP="00837C9E">
      <w:pPr>
        <w:pStyle w:val="Heading1"/>
        <w:numPr>
          <w:ilvl w:val="0"/>
          <w:numId w:val="0"/>
        </w:numPr>
      </w:pPr>
      <w:bookmarkStart w:id="14" w:name="_Toc112354911"/>
      <w:r w:rsidRPr="00F3350E">
        <w:lastRenderedPageBreak/>
        <w:t>RESUMEN</w:t>
      </w:r>
      <w:bookmarkEnd w:id="14"/>
    </w:p>
    <w:p w14:paraId="2D4EADF5" w14:textId="77777777" w:rsidR="008A3AF7" w:rsidRDefault="008A3AF7" w:rsidP="00837C9E">
      <w:pPr>
        <w:pStyle w:val="NoSpacing"/>
        <w:rPr>
          <w:highlight w:val="cyan"/>
        </w:rPr>
      </w:pPr>
    </w:p>
    <w:p w14:paraId="0229C989" w14:textId="086A8C57" w:rsidR="0092519B" w:rsidRPr="0092519B" w:rsidRDefault="00573BB6" w:rsidP="004258EF">
      <w:r w:rsidRPr="0092519B">
        <w:t xml:space="preserve">Este trabajo analiza </w:t>
      </w:r>
      <w:r w:rsidR="00DB4330" w:rsidRPr="0092519B">
        <w:t xml:space="preserve">los </w:t>
      </w:r>
      <w:r w:rsidR="002D58FF" w:rsidRPr="0092519B">
        <w:t>casos</w:t>
      </w:r>
      <w:r w:rsidR="00DB4330" w:rsidRPr="0092519B">
        <w:t xml:space="preserve"> de plagio y copia en trabajos y exámenes del entorno académico. </w:t>
      </w:r>
      <w:r w:rsidR="002D58FF" w:rsidRPr="0092519B">
        <w:t xml:space="preserve">En </w:t>
      </w:r>
      <w:del w:id="15" w:author="RAUL PERULA MARTINEZ" w:date="2022-08-29T13:06:00Z">
        <w:r w:rsidR="002D58FF" w:rsidRPr="0092519B" w:rsidDel="00E92BBF">
          <w:delText>el</w:delText>
        </w:r>
      </w:del>
      <w:proofErr w:type="gramStart"/>
      <w:ins w:id="16" w:author="RAUL PERULA MARTINEZ" w:date="2022-08-29T13:06:00Z">
        <w:r w:rsidR="00E92BBF" w:rsidRPr="0092519B">
          <w:t>él</w:t>
        </w:r>
      </w:ins>
      <w:r w:rsidR="002D58FF" w:rsidRPr="0092519B">
        <w:t xml:space="preserve"> se analizan</w:t>
      </w:r>
      <w:proofErr w:type="gramEnd"/>
      <w:r w:rsidR="002D58FF" w:rsidRPr="0092519B">
        <w:t xml:space="preserve"> y recogen las definiciones y consecuencias de su realización, así como los diferentes intervinientes del proceso y su responsabilidad.</w:t>
      </w:r>
    </w:p>
    <w:p w14:paraId="67218DF1" w14:textId="16046DD9" w:rsidR="0092519B" w:rsidRPr="0092519B" w:rsidRDefault="002D58FF" w:rsidP="004258EF">
      <w:r w:rsidRPr="0092519B">
        <w:t>Con el fin de</w:t>
      </w:r>
      <w:r w:rsidR="00DB4330" w:rsidRPr="0092519B">
        <w:t xml:space="preserve"> comprender </w:t>
      </w:r>
      <w:r w:rsidRPr="0092519B">
        <w:t xml:space="preserve">y prevenir </w:t>
      </w:r>
      <w:r w:rsidR="00DB4330" w:rsidRPr="0092519B">
        <w:t xml:space="preserve">estos actos inmorales, diferentes herramientas </w:t>
      </w:r>
      <w:r w:rsidRPr="0092519B">
        <w:t>y tecnologías empleadas para la detección de los casos de</w:t>
      </w:r>
      <w:r w:rsidR="00DB4330" w:rsidRPr="0092519B">
        <w:t xml:space="preserve"> copia han sido analizadas. De esta forma, este trabajo recoge </w:t>
      </w:r>
      <w:r w:rsidRPr="0092519B">
        <w:t>aquellas</w:t>
      </w:r>
      <w:r w:rsidR="00DB4330" w:rsidRPr="0092519B">
        <w:t xml:space="preserve"> </w:t>
      </w:r>
      <w:r w:rsidRPr="0092519B">
        <w:t>más utilizadas en la actualidad y las conclusiones extraídas de su análisis</w:t>
      </w:r>
      <w:r w:rsidR="00DB4330" w:rsidRPr="0092519B">
        <w:t>.</w:t>
      </w:r>
    </w:p>
    <w:p w14:paraId="0073E98C" w14:textId="14E4D18D" w:rsidR="00837C9E" w:rsidRDefault="00DB4330" w:rsidP="004258EF">
      <w:r w:rsidRPr="0092519B">
        <w:t xml:space="preserve">Además, durante la realización de este proyecto se ha diseñado y desarrollado </w:t>
      </w:r>
      <w:r w:rsidR="002D58FF" w:rsidRPr="0092519B">
        <w:t xml:space="preserve">un sistema </w:t>
      </w:r>
      <w:r w:rsidRPr="0092519B">
        <w:t>que permite detectar el uso de herramientas de chat mediante el procesamiento en tiempo real de capturas de pantalla de los estudiantes que realizan exámenes desde sus ordenadores personales, mostrando en este documento todo el proceso seguido para su desarrollo y las diferentes configuraciones probadas.</w:t>
      </w:r>
    </w:p>
    <w:p w14:paraId="2947CA9E" w14:textId="77777777" w:rsidR="004258EF" w:rsidRPr="0092519B" w:rsidRDefault="004258EF" w:rsidP="004258EF"/>
    <w:p w14:paraId="3B1F9CB1" w14:textId="4234D24F" w:rsidR="00837C9E" w:rsidRPr="004258EF" w:rsidRDefault="00837C9E" w:rsidP="004258EF">
      <w:r w:rsidRPr="0092519B">
        <w:rPr>
          <w:b/>
        </w:rPr>
        <w:t xml:space="preserve">Palabras clave: </w:t>
      </w:r>
      <w:r w:rsidR="0092519B" w:rsidRPr="0092519B">
        <w:t>Inteligencia Artificial, Red convolucional, Big data, Fraude, Imágenes.</w:t>
      </w:r>
    </w:p>
    <w:p w14:paraId="46CB0998" w14:textId="77777777" w:rsidR="00837C9E" w:rsidRPr="002A41EC" w:rsidRDefault="00837C9E" w:rsidP="00837C9E">
      <w:pPr>
        <w:pStyle w:val="Heading1"/>
        <w:numPr>
          <w:ilvl w:val="0"/>
          <w:numId w:val="0"/>
        </w:numPr>
        <w:rPr>
          <w:highlight w:val="cyan"/>
        </w:rPr>
      </w:pPr>
    </w:p>
    <w:p w14:paraId="763BD725" w14:textId="72A70694" w:rsidR="00837C9E" w:rsidRPr="00232767" w:rsidRDefault="00837C9E" w:rsidP="00837C9E">
      <w:pPr>
        <w:pStyle w:val="Heading1"/>
        <w:numPr>
          <w:ilvl w:val="0"/>
          <w:numId w:val="0"/>
        </w:numPr>
        <w:rPr>
          <w:lang w:val="en-US"/>
        </w:rPr>
      </w:pPr>
      <w:bookmarkStart w:id="17" w:name="_Toc112354912"/>
      <w:r w:rsidRPr="00232767">
        <w:rPr>
          <w:lang w:val="en-US"/>
        </w:rPr>
        <w:t>ABSTRACT</w:t>
      </w:r>
      <w:bookmarkEnd w:id="17"/>
    </w:p>
    <w:p w14:paraId="0CB44B30" w14:textId="77777777" w:rsidR="0092519B" w:rsidRPr="00232767" w:rsidRDefault="0092519B" w:rsidP="0092519B">
      <w:pPr>
        <w:rPr>
          <w:lang w:val="en-US"/>
        </w:rPr>
      </w:pPr>
    </w:p>
    <w:p w14:paraId="323C9B49" w14:textId="20944AE6" w:rsidR="0092519B" w:rsidRPr="0092519B" w:rsidRDefault="0092519B" w:rsidP="004258EF">
      <w:pPr>
        <w:rPr>
          <w:lang w:val="en-US"/>
        </w:rPr>
      </w:pPr>
      <w:r w:rsidRPr="0092519B">
        <w:rPr>
          <w:lang w:val="en-US"/>
        </w:rPr>
        <w:t>This paper analyzes the cases of plagiarism and copying in papers and exams in the academic environment. It analyzes and collects the definitions and consequences of their realization, as well as the different participants in the process and their responsibility.</w:t>
      </w:r>
    </w:p>
    <w:p w14:paraId="4E35E1D0" w14:textId="740A3018" w:rsidR="0092519B" w:rsidRPr="0092519B" w:rsidRDefault="0092519B" w:rsidP="004258EF">
      <w:pPr>
        <w:rPr>
          <w:lang w:val="en-US"/>
        </w:rPr>
      </w:pPr>
      <w:proofErr w:type="gramStart"/>
      <w:r w:rsidRPr="0092519B">
        <w:rPr>
          <w:lang w:val="en-US"/>
        </w:rPr>
        <w:t>In order to</w:t>
      </w:r>
      <w:proofErr w:type="gramEnd"/>
      <w:r w:rsidRPr="0092519B">
        <w:rPr>
          <w:lang w:val="en-US"/>
        </w:rPr>
        <w:t xml:space="preserve"> understand and prevent these immoral acts, different tools and technologies used to detect cases of copying have been analyzed. In this way, this work gathers the most used ones at present and the conclusions drawn from their analysis.</w:t>
      </w:r>
    </w:p>
    <w:p w14:paraId="173FF647" w14:textId="7BB527CE" w:rsidR="0092519B" w:rsidRDefault="0092519B" w:rsidP="004258EF">
      <w:pPr>
        <w:rPr>
          <w:lang w:val="en-US"/>
        </w:rPr>
      </w:pPr>
      <w:r w:rsidRPr="0092519B">
        <w:rPr>
          <w:lang w:val="en-US"/>
        </w:rPr>
        <w:t>In addition, during this project a system has been designed and developed to detect the use of chat tools by processing in real time screenshots of students taking exams from their personal computers, showing in this paper the whole process followed for its development and the different configurations tested.</w:t>
      </w:r>
    </w:p>
    <w:p w14:paraId="6FC512F4" w14:textId="77777777" w:rsidR="0092519B" w:rsidRPr="0092519B" w:rsidRDefault="0092519B" w:rsidP="004258EF">
      <w:pPr>
        <w:rPr>
          <w:lang w:val="en-US"/>
        </w:rPr>
      </w:pPr>
    </w:p>
    <w:p w14:paraId="3321F97D" w14:textId="46D81B7D" w:rsidR="00837C9E" w:rsidRPr="0092519B" w:rsidRDefault="00837C9E" w:rsidP="004258EF">
      <w:pPr>
        <w:rPr>
          <w:b/>
          <w:lang w:val="en-US"/>
        </w:rPr>
      </w:pPr>
      <w:r w:rsidRPr="0092519B">
        <w:rPr>
          <w:b/>
          <w:lang w:val="en-US"/>
        </w:rPr>
        <w:t xml:space="preserve">Key words: </w:t>
      </w:r>
      <w:r w:rsidR="0092519B" w:rsidRPr="0092519B">
        <w:rPr>
          <w:lang w:val="en-US"/>
        </w:rPr>
        <w:t>Artificial Intelligence, Convolutional Network, Big data, Fraud, Imaging.</w:t>
      </w:r>
    </w:p>
    <w:p w14:paraId="396D0947" w14:textId="77777777" w:rsidR="00837C9E" w:rsidRPr="0092519B" w:rsidRDefault="00837C9E" w:rsidP="00837C9E">
      <w:pPr>
        <w:jc w:val="center"/>
        <w:rPr>
          <w:rFonts w:ascii="Times New Roman" w:hAnsi="Times New Roman"/>
          <w:b/>
          <w:bCs/>
          <w:sz w:val="28"/>
          <w:lang w:val="en-US"/>
        </w:rPr>
      </w:pPr>
    </w:p>
    <w:p w14:paraId="2709AC9B" w14:textId="77777777" w:rsidR="00837C9E" w:rsidRPr="00EB536C" w:rsidRDefault="00837C9E" w:rsidP="00837C9E">
      <w:pPr>
        <w:rPr>
          <w:b/>
        </w:rPr>
      </w:pPr>
      <w:r w:rsidRPr="00B7561F">
        <w:br w:type="page"/>
      </w:r>
      <w:r w:rsidRPr="00EB536C">
        <w:rPr>
          <w:b/>
        </w:rPr>
        <w:lastRenderedPageBreak/>
        <w:t>AGRADECIMIENTOS</w:t>
      </w:r>
    </w:p>
    <w:p w14:paraId="392F788C" w14:textId="77777777" w:rsidR="00837C9E" w:rsidRPr="00EB536C" w:rsidRDefault="00837C9E" w:rsidP="00837C9E">
      <w:r w:rsidRPr="00145FE0">
        <w:rPr>
          <w:highlight w:val="cyan"/>
        </w:rPr>
        <w:t>En ocasiones se incluye este apartado para agradecer a aquellos que han ofrecido su ayuda en el desarrollo del trabajo, ya sea técnica o de otro tipo.</w:t>
      </w:r>
    </w:p>
    <w:p w14:paraId="6D305C36" w14:textId="77777777" w:rsidR="00837C9E" w:rsidRPr="00EB536C" w:rsidRDefault="00837C9E" w:rsidP="00837C9E">
      <w:pPr>
        <w:spacing w:after="0" w:line="240" w:lineRule="auto"/>
      </w:pPr>
      <w:r w:rsidRPr="00EB536C">
        <w:br w:type="page"/>
      </w:r>
    </w:p>
    <w:p w14:paraId="734E7D26" w14:textId="77777777" w:rsidR="00837C9E" w:rsidRPr="00EB536C" w:rsidRDefault="00837C9E" w:rsidP="00837C9E">
      <w:pPr>
        <w:spacing w:after="0" w:line="240" w:lineRule="auto"/>
      </w:pPr>
    </w:p>
    <w:p w14:paraId="25240C9F" w14:textId="77777777" w:rsidR="00837C9E" w:rsidRDefault="00837C9E" w:rsidP="00837C9E">
      <w:pPr>
        <w:rPr>
          <w:sz w:val="96"/>
          <w:szCs w:val="96"/>
        </w:rPr>
      </w:pPr>
      <w:r>
        <w:rPr>
          <w:sz w:val="96"/>
          <w:szCs w:val="96"/>
        </w:rPr>
        <w:t>Índice</w:t>
      </w:r>
    </w:p>
    <w:sdt>
      <w:sdtPr>
        <w:rPr>
          <w:rFonts w:ascii="Calibri" w:eastAsia="Calibri" w:hAnsi="Calibri" w:cs="Times New Roman"/>
          <w:bCs w:val="0"/>
          <w:color w:val="auto"/>
          <w:sz w:val="22"/>
          <w:szCs w:val="22"/>
          <w:lang w:eastAsia="en-US"/>
        </w:rPr>
        <w:id w:val="-384019584"/>
        <w:docPartObj>
          <w:docPartGallery w:val="Table of Contents"/>
          <w:docPartUnique/>
        </w:docPartObj>
      </w:sdtPr>
      <w:sdtEndPr>
        <w:rPr>
          <w:rFonts w:asciiTheme="minorHAnsi" w:eastAsiaTheme="minorHAnsi" w:hAnsiTheme="minorHAnsi" w:cstheme="minorBidi"/>
          <w:sz w:val="24"/>
        </w:rPr>
      </w:sdtEndPr>
      <w:sdtContent>
        <w:p w14:paraId="22CFB04F" w14:textId="77777777" w:rsidR="00837C9E" w:rsidRDefault="00837C9E" w:rsidP="00837C9E">
          <w:pPr>
            <w:pStyle w:val="TOCHeading"/>
            <w:numPr>
              <w:ilvl w:val="0"/>
              <w:numId w:val="0"/>
            </w:numPr>
          </w:pPr>
        </w:p>
        <w:p w14:paraId="1BF11651" w14:textId="67EB286B" w:rsidR="00BA44EC" w:rsidRDefault="00837C9E">
          <w:pPr>
            <w:pStyle w:val="TOC1"/>
            <w:tabs>
              <w:tab w:val="right" w:leader="dot" w:pos="8494"/>
            </w:tabs>
            <w:rPr>
              <w:rFonts w:asciiTheme="minorHAnsi" w:eastAsiaTheme="minorEastAsia" w:hAnsiTheme="minorHAnsi" w:cstheme="minorBidi"/>
              <w:noProof/>
              <w:sz w:val="22"/>
              <w:lang w:eastAsia="es-ES"/>
            </w:rPr>
          </w:pPr>
          <w:r>
            <w:fldChar w:fldCharType="begin"/>
          </w:r>
          <w:r>
            <w:instrText xml:space="preserve"> TOC \o "1-3" \h \z \u </w:instrText>
          </w:r>
          <w:r>
            <w:fldChar w:fldCharType="separate"/>
          </w:r>
          <w:hyperlink w:anchor="_Toc112354911" w:history="1">
            <w:r w:rsidR="00BA44EC" w:rsidRPr="00D330E4">
              <w:rPr>
                <w:rStyle w:val="Hyperlink"/>
                <w:noProof/>
              </w:rPr>
              <w:t>RESUMEN</w:t>
            </w:r>
            <w:r w:rsidR="00BA44EC">
              <w:rPr>
                <w:noProof/>
                <w:webHidden/>
              </w:rPr>
              <w:tab/>
            </w:r>
            <w:r w:rsidR="00BA44EC">
              <w:rPr>
                <w:noProof/>
                <w:webHidden/>
              </w:rPr>
              <w:fldChar w:fldCharType="begin"/>
            </w:r>
            <w:r w:rsidR="00BA44EC">
              <w:rPr>
                <w:noProof/>
                <w:webHidden/>
              </w:rPr>
              <w:instrText xml:space="preserve"> PAGEREF _Toc112354911 \h </w:instrText>
            </w:r>
            <w:r w:rsidR="00BA44EC">
              <w:rPr>
                <w:noProof/>
                <w:webHidden/>
              </w:rPr>
            </w:r>
            <w:r w:rsidR="00BA44EC">
              <w:rPr>
                <w:noProof/>
                <w:webHidden/>
              </w:rPr>
              <w:fldChar w:fldCharType="separate"/>
            </w:r>
            <w:r w:rsidR="00BA44EC">
              <w:rPr>
                <w:noProof/>
                <w:webHidden/>
              </w:rPr>
              <w:t>4</w:t>
            </w:r>
            <w:r w:rsidR="00BA44EC">
              <w:rPr>
                <w:noProof/>
                <w:webHidden/>
              </w:rPr>
              <w:fldChar w:fldCharType="end"/>
            </w:r>
          </w:hyperlink>
        </w:p>
        <w:p w14:paraId="0AF1E76A" w14:textId="6DF0EA11" w:rsidR="00BA44EC" w:rsidRDefault="00000000">
          <w:pPr>
            <w:pStyle w:val="TOC1"/>
            <w:tabs>
              <w:tab w:val="right" w:leader="dot" w:pos="8494"/>
            </w:tabs>
            <w:rPr>
              <w:rFonts w:asciiTheme="minorHAnsi" w:eastAsiaTheme="minorEastAsia" w:hAnsiTheme="minorHAnsi" w:cstheme="minorBidi"/>
              <w:noProof/>
              <w:sz w:val="22"/>
              <w:lang w:eastAsia="es-ES"/>
            </w:rPr>
          </w:pPr>
          <w:hyperlink w:anchor="_Toc112354912" w:history="1">
            <w:r w:rsidR="00BA44EC" w:rsidRPr="00D330E4">
              <w:rPr>
                <w:rStyle w:val="Hyperlink"/>
                <w:noProof/>
                <w:lang w:val="en-US"/>
              </w:rPr>
              <w:t>ABSTRACT</w:t>
            </w:r>
            <w:r w:rsidR="00BA44EC">
              <w:rPr>
                <w:noProof/>
                <w:webHidden/>
              </w:rPr>
              <w:tab/>
            </w:r>
            <w:r w:rsidR="00BA44EC">
              <w:rPr>
                <w:noProof/>
                <w:webHidden/>
              </w:rPr>
              <w:fldChar w:fldCharType="begin"/>
            </w:r>
            <w:r w:rsidR="00BA44EC">
              <w:rPr>
                <w:noProof/>
                <w:webHidden/>
              </w:rPr>
              <w:instrText xml:space="preserve"> PAGEREF _Toc112354912 \h </w:instrText>
            </w:r>
            <w:r w:rsidR="00BA44EC">
              <w:rPr>
                <w:noProof/>
                <w:webHidden/>
              </w:rPr>
            </w:r>
            <w:r w:rsidR="00BA44EC">
              <w:rPr>
                <w:noProof/>
                <w:webHidden/>
              </w:rPr>
              <w:fldChar w:fldCharType="separate"/>
            </w:r>
            <w:r w:rsidR="00BA44EC">
              <w:rPr>
                <w:noProof/>
                <w:webHidden/>
              </w:rPr>
              <w:t>4</w:t>
            </w:r>
            <w:r w:rsidR="00BA44EC">
              <w:rPr>
                <w:noProof/>
                <w:webHidden/>
              </w:rPr>
              <w:fldChar w:fldCharType="end"/>
            </w:r>
          </w:hyperlink>
        </w:p>
        <w:p w14:paraId="7D4773A5" w14:textId="4B403DD6" w:rsidR="00BA44EC" w:rsidRDefault="00000000">
          <w:pPr>
            <w:pStyle w:val="TOC1"/>
            <w:tabs>
              <w:tab w:val="left" w:pos="1320"/>
              <w:tab w:val="right" w:leader="dot" w:pos="8494"/>
            </w:tabs>
            <w:rPr>
              <w:rFonts w:asciiTheme="minorHAnsi" w:eastAsiaTheme="minorEastAsia" w:hAnsiTheme="minorHAnsi" w:cstheme="minorBidi"/>
              <w:noProof/>
              <w:sz w:val="22"/>
              <w:lang w:eastAsia="es-ES"/>
            </w:rPr>
          </w:pPr>
          <w:hyperlink w:anchor="_Toc112354913" w:history="1">
            <w:r w:rsidR="00BA44EC" w:rsidRPr="00D330E4">
              <w:rPr>
                <w:rStyle w:val="Hyperlink"/>
                <w:noProof/>
              </w:rPr>
              <w:t>Capítulo 1.</w:t>
            </w:r>
            <w:r w:rsidR="00BA44EC">
              <w:rPr>
                <w:rFonts w:asciiTheme="minorHAnsi" w:eastAsiaTheme="minorEastAsia" w:hAnsiTheme="minorHAnsi" w:cstheme="minorBidi"/>
                <w:noProof/>
                <w:sz w:val="22"/>
                <w:lang w:eastAsia="es-ES"/>
              </w:rPr>
              <w:tab/>
            </w:r>
            <w:r w:rsidR="00BA44EC" w:rsidRPr="00D330E4">
              <w:rPr>
                <w:rStyle w:val="Hyperlink"/>
                <w:noProof/>
              </w:rPr>
              <w:t>INTRODUCCIÓN</w:t>
            </w:r>
            <w:r w:rsidR="00BA44EC">
              <w:rPr>
                <w:noProof/>
                <w:webHidden/>
              </w:rPr>
              <w:tab/>
            </w:r>
            <w:r w:rsidR="00BA44EC">
              <w:rPr>
                <w:noProof/>
                <w:webHidden/>
              </w:rPr>
              <w:fldChar w:fldCharType="begin"/>
            </w:r>
            <w:r w:rsidR="00BA44EC">
              <w:rPr>
                <w:noProof/>
                <w:webHidden/>
              </w:rPr>
              <w:instrText xml:space="preserve"> PAGEREF _Toc112354913 \h </w:instrText>
            </w:r>
            <w:r w:rsidR="00BA44EC">
              <w:rPr>
                <w:noProof/>
                <w:webHidden/>
              </w:rPr>
            </w:r>
            <w:r w:rsidR="00BA44EC">
              <w:rPr>
                <w:noProof/>
                <w:webHidden/>
              </w:rPr>
              <w:fldChar w:fldCharType="separate"/>
            </w:r>
            <w:r w:rsidR="00BA44EC">
              <w:rPr>
                <w:noProof/>
                <w:webHidden/>
              </w:rPr>
              <w:t>9</w:t>
            </w:r>
            <w:r w:rsidR="00BA44EC">
              <w:rPr>
                <w:noProof/>
                <w:webHidden/>
              </w:rPr>
              <w:fldChar w:fldCharType="end"/>
            </w:r>
          </w:hyperlink>
        </w:p>
        <w:p w14:paraId="392C6C3D" w14:textId="074CC701"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14" w:history="1">
            <w:r w:rsidR="00BA44EC" w:rsidRPr="00D330E4">
              <w:rPr>
                <w:rStyle w:val="Hyperlink"/>
                <w:noProof/>
              </w:rPr>
              <w:t>1.1</w:t>
            </w:r>
            <w:r w:rsidR="00BA44EC">
              <w:rPr>
                <w:rFonts w:asciiTheme="minorHAnsi" w:eastAsiaTheme="minorEastAsia" w:hAnsiTheme="minorHAnsi" w:cstheme="minorBidi"/>
                <w:noProof/>
                <w:sz w:val="22"/>
                <w:lang w:eastAsia="es-ES"/>
              </w:rPr>
              <w:tab/>
            </w:r>
            <w:r w:rsidR="00BA44EC" w:rsidRPr="00D330E4">
              <w:rPr>
                <w:rStyle w:val="Hyperlink"/>
                <w:noProof/>
              </w:rPr>
              <w:t>Planteamiento del problema</w:t>
            </w:r>
            <w:r w:rsidR="00BA44EC">
              <w:rPr>
                <w:noProof/>
                <w:webHidden/>
              </w:rPr>
              <w:tab/>
            </w:r>
            <w:r w:rsidR="00BA44EC">
              <w:rPr>
                <w:noProof/>
                <w:webHidden/>
              </w:rPr>
              <w:fldChar w:fldCharType="begin"/>
            </w:r>
            <w:r w:rsidR="00BA44EC">
              <w:rPr>
                <w:noProof/>
                <w:webHidden/>
              </w:rPr>
              <w:instrText xml:space="preserve"> PAGEREF _Toc112354914 \h </w:instrText>
            </w:r>
            <w:r w:rsidR="00BA44EC">
              <w:rPr>
                <w:noProof/>
                <w:webHidden/>
              </w:rPr>
            </w:r>
            <w:r w:rsidR="00BA44EC">
              <w:rPr>
                <w:noProof/>
                <w:webHidden/>
              </w:rPr>
              <w:fldChar w:fldCharType="separate"/>
            </w:r>
            <w:r w:rsidR="00BA44EC">
              <w:rPr>
                <w:noProof/>
                <w:webHidden/>
              </w:rPr>
              <w:t>9</w:t>
            </w:r>
            <w:r w:rsidR="00BA44EC">
              <w:rPr>
                <w:noProof/>
                <w:webHidden/>
              </w:rPr>
              <w:fldChar w:fldCharType="end"/>
            </w:r>
          </w:hyperlink>
        </w:p>
        <w:p w14:paraId="78413E31" w14:textId="7D2BBE55"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15" w:history="1">
            <w:r w:rsidR="00BA44EC" w:rsidRPr="00D330E4">
              <w:rPr>
                <w:rStyle w:val="Hyperlink"/>
                <w:noProof/>
              </w:rPr>
              <w:t>1.2</w:t>
            </w:r>
            <w:r w:rsidR="00BA44EC">
              <w:rPr>
                <w:rFonts w:asciiTheme="minorHAnsi" w:eastAsiaTheme="minorEastAsia" w:hAnsiTheme="minorHAnsi" w:cstheme="minorBidi"/>
                <w:noProof/>
                <w:sz w:val="22"/>
                <w:lang w:eastAsia="es-ES"/>
              </w:rPr>
              <w:tab/>
            </w:r>
            <w:r w:rsidR="00BA44EC" w:rsidRPr="00D330E4">
              <w:rPr>
                <w:rStyle w:val="Hyperlink"/>
                <w:noProof/>
              </w:rPr>
              <w:t>Objetivo del proyecto</w:t>
            </w:r>
            <w:r w:rsidR="00BA44EC">
              <w:rPr>
                <w:noProof/>
                <w:webHidden/>
              </w:rPr>
              <w:tab/>
            </w:r>
            <w:r w:rsidR="00BA44EC">
              <w:rPr>
                <w:noProof/>
                <w:webHidden/>
              </w:rPr>
              <w:fldChar w:fldCharType="begin"/>
            </w:r>
            <w:r w:rsidR="00BA44EC">
              <w:rPr>
                <w:noProof/>
                <w:webHidden/>
              </w:rPr>
              <w:instrText xml:space="preserve"> PAGEREF _Toc112354915 \h </w:instrText>
            </w:r>
            <w:r w:rsidR="00BA44EC">
              <w:rPr>
                <w:noProof/>
                <w:webHidden/>
              </w:rPr>
            </w:r>
            <w:r w:rsidR="00BA44EC">
              <w:rPr>
                <w:noProof/>
                <w:webHidden/>
              </w:rPr>
              <w:fldChar w:fldCharType="separate"/>
            </w:r>
            <w:r w:rsidR="00BA44EC">
              <w:rPr>
                <w:noProof/>
                <w:webHidden/>
              </w:rPr>
              <w:t>10</w:t>
            </w:r>
            <w:r w:rsidR="00BA44EC">
              <w:rPr>
                <w:noProof/>
                <w:webHidden/>
              </w:rPr>
              <w:fldChar w:fldCharType="end"/>
            </w:r>
          </w:hyperlink>
        </w:p>
        <w:p w14:paraId="79FBDC6D" w14:textId="535C975A"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16" w:history="1">
            <w:r w:rsidR="00BA44EC" w:rsidRPr="00D330E4">
              <w:rPr>
                <w:rStyle w:val="Hyperlink"/>
                <w:noProof/>
              </w:rPr>
              <w:t>1.3</w:t>
            </w:r>
            <w:r w:rsidR="00BA44EC">
              <w:rPr>
                <w:rFonts w:asciiTheme="minorHAnsi" w:eastAsiaTheme="minorEastAsia" w:hAnsiTheme="minorHAnsi" w:cstheme="minorBidi"/>
                <w:noProof/>
                <w:sz w:val="22"/>
                <w:lang w:eastAsia="es-ES"/>
              </w:rPr>
              <w:tab/>
            </w:r>
            <w:r w:rsidR="00BA44EC" w:rsidRPr="00D330E4">
              <w:rPr>
                <w:rStyle w:val="Hyperlink"/>
                <w:noProof/>
              </w:rPr>
              <w:t>Estructura del proyecto</w:t>
            </w:r>
            <w:r w:rsidR="00BA44EC">
              <w:rPr>
                <w:noProof/>
                <w:webHidden/>
              </w:rPr>
              <w:tab/>
            </w:r>
            <w:r w:rsidR="00BA44EC">
              <w:rPr>
                <w:noProof/>
                <w:webHidden/>
              </w:rPr>
              <w:fldChar w:fldCharType="begin"/>
            </w:r>
            <w:r w:rsidR="00BA44EC">
              <w:rPr>
                <w:noProof/>
                <w:webHidden/>
              </w:rPr>
              <w:instrText xml:space="preserve"> PAGEREF _Toc112354916 \h </w:instrText>
            </w:r>
            <w:r w:rsidR="00BA44EC">
              <w:rPr>
                <w:noProof/>
                <w:webHidden/>
              </w:rPr>
            </w:r>
            <w:r w:rsidR="00BA44EC">
              <w:rPr>
                <w:noProof/>
                <w:webHidden/>
              </w:rPr>
              <w:fldChar w:fldCharType="separate"/>
            </w:r>
            <w:r w:rsidR="00BA44EC">
              <w:rPr>
                <w:noProof/>
                <w:webHidden/>
              </w:rPr>
              <w:t>10</w:t>
            </w:r>
            <w:r w:rsidR="00BA44EC">
              <w:rPr>
                <w:noProof/>
                <w:webHidden/>
              </w:rPr>
              <w:fldChar w:fldCharType="end"/>
            </w:r>
          </w:hyperlink>
        </w:p>
        <w:p w14:paraId="4E4440E6" w14:textId="70CC0EE8" w:rsidR="00BA44EC" w:rsidRDefault="00000000">
          <w:pPr>
            <w:pStyle w:val="TOC1"/>
            <w:tabs>
              <w:tab w:val="left" w:pos="1320"/>
              <w:tab w:val="right" w:leader="dot" w:pos="8494"/>
            </w:tabs>
            <w:rPr>
              <w:rFonts w:asciiTheme="minorHAnsi" w:eastAsiaTheme="minorEastAsia" w:hAnsiTheme="minorHAnsi" w:cstheme="minorBidi"/>
              <w:noProof/>
              <w:sz w:val="22"/>
              <w:lang w:eastAsia="es-ES"/>
            </w:rPr>
          </w:pPr>
          <w:hyperlink w:anchor="_Toc112354917" w:history="1">
            <w:r w:rsidR="00BA44EC" w:rsidRPr="00D330E4">
              <w:rPr>
                <w:rStyle w:val="Hyperlink"/>
                <w:noProof/>
              </w:rPr>
              <w:t>Capítulo 2.</w:t>
            </w:r>
            <w:r w:rsidR="00BA44EC">
              <w:rPr>
                <w:rFonts w:asciiTheme="minorHAnsi" w:eastAsiaTheme="minorEastAsia" w:hAnsiTheme="minorHAnsi" w:cstheme="minorBidi"/>
                <w:noProof/>
                <w:sz w:val="22"/>
                <w:lang w:eastAsia="es-ES"/>
              </w:rPr>
              <w:tab/>
            </w:r>
            <w:r w:rsidR="00BA44EC" w:rsidRPr="00D330E4">
              <w:rPr>
                <w:rStyle w:val="Hyperlink"/>
                <w:noProof/>
              </w:rPr>
              <w:t>Memoria Técnica</w:t>
            </w:r>
            <w:r w:rsidR="00BA44EC">
              <w:rPr>
                <w:noProof/>
                <w:webHidden/>
              </w:rPr>
              <w:tab/>
            </w:r>
            <w:r w:rsidR="00BA44EC">
              <w:rPr>
                <w:noProof/>
                <w:webHidden/>
              </w:rPr>
              <w:fldChar w:fldCharType="begin"/>
            </w:r>
            <w:r w:rsidR="00BA44EC">
              <w:rPr>
                <w:noProof/>
                <w:webHidden/>
              </w:rPr>
              <w:instrText xml:space="preserve"> PAGEREF _Toc112354917 \h </w:instrText>
            </w:r>
            <w:r w:rsidR="00BA44EC">
              <w:rPr>
                <w:noProof/>
                <w:webHidden/>
              </w:rPr>
            </w:r>
            <w:r w:rsidR="00BA44EC">
              <w:rPr>
                <w:noProof/>
                <w:webHidden/>
              </w:rPr>
              <w:fldChar w:fldCharType="separate"/>
            </w:r>
            <w:r w:rsidR="00BA44EC">
              <w:rPr>
                <w:noProof/>
                <w:webHidden/>
              </w:rPr>
              <w:t>12</w:t>
            </w:r>
            <w:r w:rsidR="00BA44EC">
              <w:rPr>
                <w:noProof/>
                <w:webHidden/>
              </w:rPr>
              <w:fldChar w:fldCharType="end"/>
            </w:r>
          </w:hyperlink>
        </w:p>
        <w:p w14:paraId="2B7AA8C6" w14:textId="1FBA6415"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18" w:history="1">
            <w:r w:rsidR="00BA44EC" w:rsidRPr="00D330E4">
              <w:rPr>
                <w:rStyle w:val="Hyperlink"/>
                <w:noProof/>
              </w:rPr>
              <w:t>2.1</w:t>
            </w:r>
            <w:r w:rsidR="00BA44EC">
              <w:rPr>
                <w:rFonts w:asciiTheme="minorHAnsi" w:eastAsiaTheme="minorEastAsia" w:hAnsiTheme="minorHAnsi" w:cstheme="minorBidi"/>
                <w:noProof/>
                <w:sz w:val="22"/>
                <w:lang w:eastAsia="es-ES"/>
              </w:rPr>
              <w:tab/>
            </w:r>
            <w:r w:rsidR="00BA44EC" w:rsidRPr="00D330E4">
              <w:rPr>
                <w:rStyle w:val="Hyperlink"/>
                <w:noProof/>
              </w:rPr>
              <w:t>Objetivos</w:t>
            </w:r>
            <w:r w:rsidR="00BA44EC">
              <w:rPr>
                <w:noProof/>
                <w:webHidden/>
              </w:rPr>
              <w:tab/>
            </w:r>
            <w:r w:rsidR="00BA44EC">
              <w:rPr>
                <w:noProof/>
                <w:webHidden/>
              </w:rPr>
              <w:fldChar w:fldCharType="begin"/>
            </w:r>
            <w:r w:rsidR="00BA44EC">
              <w:rPr>
                <w:noProof/>
                <w:webHidden/>
              </w:rPr>
              <w:instrText xml:space="preserve"> PAGEREF _Toc112354918 \h </w:instrText>
            </w:r>
            <w:r w:rsidR="00BA44EC">
              <w:rPr>
                <w:noProof/>
                <w:webHidden/>
              </w:rPr>
            </w:r>
            <w:r w:rsidR="00BA44EC">
              <w:rPr>
                <w:noProof/>
                <w:webHidden/>
              </w:rPr>
              <w:fldChar w:fldCharType="separate"/>
            </w:r>
            <w:r w:rsidR="00BA44EC">
              <w:rPr>
                <w:noProof/>
                <w:webHidden/>
              </w:rPr>
              <w:t>12</w:t>
            </w:r>
            <w:r w:rsidR="00BA44EC">
              <w:rPr>
                <w:noProof/>
                <w:webHidden/>
              </w:rPr>
              <w:fldChar w:fldCharType="end"/>
            </w:r>
          </w:hyperlink>
        </w:p>
        <w:p w14:paraId="1BA97904" w14:textId="2E24E2D9"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19" w:history="1">
            <w:r w:rsidR="00BA44EC" w:rsidRPr="00D330E4">
              <w:rPr>
                <w:rStyle w:val="Hyperlink"/>
                <w:noProof/>
              </w:rPr>
              <w:t>2.2</w:t>
            </w:r>
            <w:r w:rsidR="00BA44EC">
              <w:rPr>
                <w:rFonts w:asciiTheme="minorHAnsi" w:eastAsiaTheme="minorEastAsia" w:hAnsiTheme="minorHAnsi" w:cstheme="minorBidi"/>
                <w:noProof/>
                <w:sz w:val="22"/>
                <w:lang w:eastAsia="es-ES"/>
              </w:rPr>
              <w:tab/>
            </w:r>
            <w:r w:rsidR="00BA44EC" w:rsidRPr="00D330E4">
              <w:rPr>
                <w:rStyle w:val="Hyperlink"/>
                <w:noProof/>
              </w:rPr>
              <w:t>Marco Teórico</w:t>
            </w:r>
            <w:r w:rsidR="00BA44EC">
              <w:rPr>
                <w:noProof/>
                <w:webHidden/>
              </w:rPr>
              <w:tab/>
            </w:r>
            <w:r w:rsidR="00BA44EC">
              <w:rPr>
                <w:noProof/>
                <w:webHidden/>
              </w:rPr>
              <w:fldChar w:fldCharType="begin"/>
            </w:r>
            <w:r w:rsidR="00BA44EC">
              <w:rPr>
                <w:noProof/>
                <w:webHidden/>
              </w:rPr>
              <w:instrText xml:space="preserve"> PAGEREF _Toc112354919 \h </w:instrText>
            </w:r>
            <w:r w:rsidR="00BA44EC">
              <w:rPr>
                <w:noProof/>
                <w:webHidden/>
              </w:rPr>
            </w:r>
            <w:r w:rsidR="00BA44EC">
              <w:rPr>
                <w:noProof/>
                <w:webHidden/>
              </w:rPr>
              <w:fldChar w:fldCharType="separate"/>
            </w:r>
            <w:r w:rsidR="00BA44EC">
              <w:rPr>
                <w:noProof/>
                <w:webHidden/>
              </w:rPr>
              <w:t>12</w:t>
            </w:r>
            <w:r w:rsidR="00BA44EC">
              <w:rPr>
                <w:noProof/>
                <w:webHidden/>
              </w:rPr>
              <w:fldChar w:fldCharType="end"/>
            </w:r>
          </w:hyperlink>
        </w:p>
        <w:p w14:paraId="4F945410" w14:textId="6E6747EE" w:rsidR="00BA44EC" w:rsidRDefault="00000000">
          <w:pPr>
            <w:pStyle w:val="TOC3"/>
            <w:tabs>
              <w:tab w:val="left" w:pos="1320"/>
              <w:tab w:val="right" w:leader="dot" w:pos="8494"/>
            </w:tabs>
            <w:rPr>
              <w:rFonts w:asciiTheme="minorHAnsi" w:eastAsiaTheme="minorEastAsia" w:hAnsiTheme="minorHAnsi" w:cstheme="minorBidi"/>
              <w:noProof/>
              <w:sz w:val="22"/>
              <w:lang w:eastAsia="es-ES"/>
            </w:rPr>
          </w:pPr>
          <w:hyperlink w:anchor="_Toc112354920" w:history="1">
            <w:r w:rsidR="00BA44EC" w:rsidRPr="00D330E4">
              <w:rPr>
                <w:rStyle w:val="Hyperlink"/>
                <w:noProof/>
              </w:rPr>
              <w:t>2.2.1</w:t>
            </w:r>
            <w:r w:rsidR="00BA44EC">
              <w:rPr>
                <w:rFonts w:asciiTheme="minorHAnsi" w:eastAsiaTheme="minorEastAsia" w:hAnsiTheme="minorHAnsi" w:cstheme="minorBidi"/>
                <w:noProof/>
                <w:sz w:val="22"/>
                <w:lang w:eastAsia="es-ES"/>
              </w:rPr>
              <w:tab/>
            </w:r>
            <w:r w:rsidR="00BA44EC" w:rsidRPr="00D330E4">
              <w:rPr>
                <w:rStyle w:val="Hyperlink"/>
                <w:noProof/>
              </w:rPr>
              <w:t>Consecuencias de la copia y el plagio en el entorno académico y origen de su prevención</w:t>
            </w:r>
            <w:r w:rsidR="00BA44EC">
              <w:rPr>
                <w:noProof/>
                <w:webHidden/>
              </w:rPr>
              <w:tab/>
            </w:r>
            <w:r w:rsidR="00BA44EC">
              <w:rPr>
                <w:noProof/>
                <w:webHidden/>
              </w:rPr>
              <w:fldChar w:fldCharType="begin"/>
            </w:r>
            <w:r w:rsidR="00BA44EC">
              <w:rPr>
                <w:noProof/>
                <w:webHidden/>
              </w:rPr>
              <w:instrText xml:space="preserve"> PAGEREF _Toc112354920 \h </w:instrText>
            </w:r>
            <w:r w:rsidR="00BA44EC">
              <w:rPr>
                <w:noProof/>
                <w:webHidden/>
              </w:rPr>
            </w:r>
            <w:r w:rsidR="00BA44EC">
              <w:rPr>
                <w:noProof/>
                <w:webHidden/>
              </w:rPr>
              <w:fldChar w:fldCharType="separate"/>
            </w:r>
            <w:r w:rsidR="00BA44EC">
              <w:rPr>
                <w:noProof/>
                <w:webHidden/>
              </w:rPr>
              <w:t>12</w:t>
            </w:r>
            <w:r w:rsidR="00BA44EC">
              <w:rPr>
                <w:noProof/>
                <w:webHidden/>
              </w:rPr>
              <w:fldChar w:fldCharType="end"/>
            </w:r>
          </w:hyperlink>
        </w:p>
        <w:p w14:paraId="0869B9D7" w14:textId="22CDFF83" w:rsidR="00BA44EC" w:rsidRDefault="00000000">
          <w:pPr>
            <w:pStyle w:val="TOC3"/>
            <w:tabs>
              <w:tab w:val="left" w:pos="1320"/>
              <w:tab w:val="right" w:leader="dot" w:pos="8494"/>
            </w:tabs>
            <w:rPr>
              <w:rFonts w:asciiTheme="minorHAnsi" w:eastAsiaTheme="minorEastAsia" w:hAnsiTheme="minorHAnsi" w:cstheme="minorBidi"/>
              <w:noProof/>
              <w:sz w:val="22"/>
              <w:lang w:eastAsia="es-ES"/>
            </w:rPr>
          </w:pPr>
          <w:hyperlink w:anchor="_Toc112354921" w:history="1">
            <w:r w:rsidR="00BA44EC" w:rsidRPr="00D330E4">
              <w:rPr>
                <w:rStyle w:val="Hyperlink"/>
                <w:noProof/>
              </w:rPr>
              <w:t>2.2.2</w:t>
            </w:r>
            <w:r w:rsidR="00BA44EC">
              <w:rPr>
                <w:rFonts w:asciiTheme="minorHAnsi" w:eastAsiaTheme="minorEastAsia" w:hAnsiTheme="minorHAnsi" w:cstheme="minorBidi"/>
                <w:noProof/>
                <w:sz w:val="22"/>
                <w:lang w:eastAsia="es-ES"/>
              </w:rPr>
              <w:tab/>
            </w:r>
            <w:r w:rsidR="00BA44EC" w:rsidRPr="00D330E4">
              <w:rPr>
                <w:rStyle w:val="Hyperlink"/>
                <w:noProof/>
              </w:rPr>
              <w:t>Almacenamiento y procesamiento de imágenes</w:t>
            </w:r>
            <w:r w:rsidR="00BA44EC">
              <w:rPr>
                <w:noProof/>
                <w:webHidden/>
              </w:rPr>
              <w:tab/>
            </w:r>
            <w:r w:rsidR="00BA44EC">
              <w:rPr>
                <w:noProof/>
                <w:webHidden/>
              </w:rPr>
              <w:fldChar w:fldCharType="begin"/>
            </w:r>
            <w:r w:rsidR="00BA44EC">
              <w:rPr>
                <w:noProof/>
                <w:webHidden/>
              </w:rPr>
              <w:instrText xml:space="preserve"> PAGEREF _Toc112354921 \h </w:instrText>
            </w:r>
            <w:r w:rsidR="00BA44EC">
              <w:rPr>
                <w:noProof/>
                <w:webHidden/>
              </w:rPr>
            </w:r>
            <w:r w:rsidR="00BA44EC">
              <w:rPr>
                <w:noProof/>
                <w:webHidden/>
              </w:rPr>
              <w:fldChar w:fldCharType="separate"/>
            </w:r>
            <w:r w:rsidR="00BA44EC">
              <w:rPr>
                <w:noProof/>
                <w:webHidden/>
              </w:rPr>
              <w:t>14</w:t>
            </w:r>
            <w:r w:rsidR="00BA44EC">
              <w:rPr>
                <w:noProof/>
                <w:webHidden/>
              </w:rPr>
              <w:fldChar w:fldCharType="end"/>
            </w:r>
          </w:hyperlink>
        </w:p>
        <w:p w14:paraId="5B0B2048" w14:textId="4941C5C3"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22" w:history="1">
            <w:r w:rsidR="00BA44EC" w:rsidRPr="00D330E4">
              <w:rPr>
                <w:rStyle w:val="Hyperlink"/>
                <w:noProof/>
              </w:rPr>
              <w:t>2.3</w:t>
            </w:r>
            <w:r w:rsidR="00BA44EC">
              <w:rPr>
                <w:rFonts w:asciiTheme="minorHAnsi" w:eastAsiaTheme="minorEastAsia" w:hAnsiTheme="minorHAnsi" w:cstheme="minorBidi"/>
                <w:noProof/>
                <w:sz w:val="22"/>
                <w:lang w:eastAsia="es-ES"/>
              </w:rPr>
              <w:tab/>
            </w:r>
            <w:r w:rsidR="00BA44EC" w:rsidRPr="00D330E4">
              <w:rPr>
                <w:rStyle w:val="Hyperlink"/>
                <w:noProof/>
              </w:rPr>
              <w:t>Metodología</w:t>
            </w:r>
            <w:r w:rsidR="00BA44EC">
              <w:rPr>
                <w:noProof/>
                <w:webHidden/>
              </w:rPr>
              <w:tab/>
            </w:r>
            <w:r w:rsidR="00BA44EC">
              <w:rPr>
                <w:noProof/>
                <w:webHidden/>
              </w:rPr>
              <w:fldChar w:fldCharType="begin"/>
            </w:r>
            <w:r w:rsidR="00BA44EC">
              <w:rPr>
                <w:noProof/>
                <w:webHidden/>
              </w:rPr>
              <w:instrText xml:space="preserve"> PAGEREF _Toc112354922 \h </w:instrText>
            </w:r>
            <w:r w:rsidR="00BA44EC">
              <w:rPr>
                <w:noProof/>
                <w:webHidden/>
              </w:rPr>
            </w:r>
            <w:r w:rsidR="00BA44EC">
              <w:rPr>
                <w:noProof/>
                <w:webHidden/>
              </w:rPr>
              <w:fldChar w:fldCharType="separate"/>
            </w:r>
            <w:r w:rsidR="00BA44EC">
              <w:rPr>
                <w:noProof/>
                <w:webHidden/>
              </w:rPr>
              <w:t>23</w:t>
            </w:r>
            <w:r w:rsidR="00BA44EC">
              <w:rPr>
                <w:noProof/>
                <w:webHidden/>
              </w:rPr>
              <w:fldChar w:fldCharType="end"/>
            </w:r>
          </w:hyperlink>
        </w:p>
        <w:p w14:paraId="54E24651" w14:textId="6897DDF6" w:rsidR="00BA44EC" w:rsidRDefault="00000000">
          <w:pPr>
            <w:pStyle w:val="TOC2"/>
            <w:tabs>
              <w:tab w:val="left" w:pos="880"/>
              <w:tab w:val="right" w:leader="dot" w:pos="8494"/>
            </w:tabs>
            <w:rPr>
              <w:rFonts w:asciiTheme="minorHAnsi" w:eastAsiaTheme="minorEastAsia" w:hAnsiTheme="minorHAnsi" w:cstheme="minorBidi"/>
              <w:noProof/>
              <w:sz w:val="22"/>
              <w:lang w:eastAsia="es-ES"/>
            </w:rPr>
          </w:pPr>
          <w:hyperlink w:anchor="_Toc112354923" w:history="1">
            <w:r w:rsidR="00BA44EC" w:rsidRPr="00D330E4">
              <w:rPr>
                <w:rStyle w:val="Hyperlink"/>
                <w:noProof/>
              </w:rPr>
              <w:t>2.4</w:t>
            </w:r>
            <w:r w:rsidR="00BA44EC">
              <w:rPr>
                <w:rFonts w:asciiTheme="minorHAnsi" w:eastAsiaTheme="minorEastAsia" w:hAnsiTheme="minorHAnsi" w:cstheme="minorBidi"/>
                <w:noProof/>
                <w:sz w:val="22"/>
                <w:lang w:eastAsia="es-ES"/>
              </w:rPr>
              <w:tab/>
            </w:r>
            <w:r w:rsidR="00BA44EC" w:rsidRPr="00D330E4">
              <w:rPr>
                <w:rStyle w:val="Hyperlink"/>
                <w:noProof/>
              </w:rPr>
              <w:t>Resultados</w:t>
            </w:r>
            <w:r w:rsidR="00BA44EC">
              <w:rPr>
                <w:noProof/>
                <w:webHidden/>
              </w:rPr>
              <w:tab/>
            </w:r>
            <w:r w:rsidR="00BA44EC">
              <w:rPr>
                <w:noProof/>
                <w:webHidden/>
              </w:rPr>
              <w:fldChar w:fldCharType="begin"/>
            </w:r>
            <w:r w:rsidR="00BA44EC">
              <w:rPr>
                <w:noProof/>
                <w:webHidden/>
              </w:rPr>
              <w:instrText xml:space="preserve"> PAGEREF _Toc112354923 \h </w:instrText>
            </w:r>
            <w:r w:rsidR="00BA44EC">
              <w:rPr>
                <w:noProof/>
                <w:webHidden/>
              </w:rPr>
            </w:r>
            <w:r w:rsidR="00BA44EC">
              <w:rPr>
                <w:noProof/>
                <w:webHidden/>
              </w:rPr>
              <w:fldChar w:fldCharType="separate"/>
            </w:r>
            <w:r w:rsidR="00BA44EC">
              <w:rPr>
                <w:noProof/>
                <w:webHidden/>
              </w:rPr>
              <w:t>23</w:t>
            </w:r>
            <w:r w:rsidR="00BA44EC">
              <w:rPr>
                <w:noProof/>
                <w:webHidden/>
              </w:rPr>
              <w:fldChar w:fldCharType="end"/>
            </w:r>
          </w:hyperlink>
        </w:p>
        <w:p w14:paraId="07B07B4E" w14:textId="31263FEE" w:rsidR="00BA44EC" w:rsidRDefault="00000000">
          <w:pPr>
            <w:pStyle w:val="TOC1"/>
            <w:tabs>
              <w:tab w:val="left" w:pos="1320"/>
              <w:tab w:val="right" w:leader="dot" w:pos="8494"/>
            </w:tabs>
            <w:rPr>
              <w:rFonts w:asciiTheme="minorHAnsi" w:eastAsiaTheme="minorEastAsia" w:hAnsiTheme="minorHAnsi" w:cstheme="minorBidi"/>
              <w:noProof/>
              <w:sz w:val="22"/>
              <w:lang w:eastAsia="es-ES"/>
            </w:rPr>
          </w:pPr>
          <w:hyperlink w:anchor="_Toc112354924" w:history="1">
            <w:r w:rsidR="00BA44EC" w:rsidRPr="00D330E4">
              <w:rPr>
                <w:rStyle w:val="Hyperlink"/>
                <w:noProof/>
              </w:rPr>
              <w:t>Capítulo 3.</w:t>
            </w:r>
            <w:r w:rsidR="00BA44EC">
              <w:rPr>
                <w:rFonts w:asciiTheme="minorHAnsi" w:eastAsiaTheme="minorEastAsia" w:hAnsiTheme="minorHAnsi" w:cstheme="minorBidi"/>
                <w:noProof/>
                <w:sz w:val="22"/>
                <w:lang w:eastAsia="es-ES"/>
              </w:rPr>
              <w:tab/>
            </w:r>
            <w:r w:rsidR="00BA44EC" w:rsidRPr="00D330E4">
              <w:rPr>
                <w:rStyle w:val="Hyperlink"/>
                <w:noProof/>
              </w:rPr>
              <w:t>Conclusiones y futuras líneas de trabajo</w:t>
            </w:r>
            <w:r w:rsidR="00BA44EC">
              <w:rPr>
                <w:noProof/>
                <w:webHidden/>
              </w:rPr>
              <w:tab/>
            </w:r>
            <w:r w:rsidR="00BA44EC">
              <w:rPr>
                <w:noProof/>
                <w:webHidden/>
              </w:rPr>
              <w:fldChar w:fldCharType="begin"/>
            </w:r>
            <w:r w:rsidR="00BA44EC">
              <w:rPr>
                <w:noProof/>
                <w:webHidden/>
              </w:rPr>
              <w:instrText xml:space="preserve"> PAGEREF _Toc112354924 \h </w:instrText>
            </w:r>
            <w:r w:rsidR="00BA44EC">
              <w:rPr>
                <w:noProof/>
                <w:webHidden/>
              </w:rPr>
            </w:r>
            <w:r w:rsidR="00BA44EC">
              <w:rPr>
                <w:noProof/>
                <w:webHidden/>
              </w:rPr>
              <w:fldChar w:fldCharType="separate"/>
            </w:r>
            <w:r w:rsidR="00BA44EC">
              <w:rPr>
                <w:noProof/>
                <w:webHidden/>
              </w:rPr>
              <w:t>24</w:t>
            </w:r>
            <w:r w:rsidR="00BA44EC">
              <w:rPr>
                <w:noProof/>
                <w:webHidden/>
              </w:rPr>
              <w:fldChar w:fldCharType="end"/>
            </w:r>
          </w:hyperlink>
        </w:p>
        <w:p w14:paraId="187705B4" w14:textId="0E038DB1" w:rsidR="00BA44EC" w:rsidRDefault="00000000">
          <w:pPr>
            <w:pStyle w:val="TOC1"/>
            <w:tabs>
              <w:tab w:val="right" w:leader="dot" w:pos="8494"/>
            </w:tabs>
            <w:rPr>
              <w:rFonts w:asciiTheme="minorHAnsi" w:eastAsiaTheme="minorEastAsia" w:hAnsiTheme="minorHAnsi" w:cstheme="minorBidi"/>
              <w:noProof/>
              <w:sz w:val="22"/>
              <w:lang w:eastAsia="es-ES"/>
            </w:rPr>
          </w:pPr>
          <w:hyperlink w:anchor="_Toc112354925" w:history="1">
            <w:r w:rsidR="00BA44EC" w:rsidRPr="00D330E4">
              <w:rPr>
                <w:rStyle w:val="Hyperlink"/>
                <w:noProof/>
              </w:rPr>
              <w:t>ANEXOS</w:t>
            </w:r>
            <w:r w:rsidR="00BA44EC">
              <w:rPr>
                <w:noProof/>
                <w:webHidden/>
              </w:rPr>
              <w:tab/>
            </w:r>
            <w:r w:rsidR="00BA44EC">
              <w:rPr>
                <w:noProof/>
                <w:webHidden/>
              </w:rPr>
              <w:fldChar w:fldCharType="begin"/>
            </w:r>
            <w:r w:rsidR="00BA44EC">
              <w:rPr>
                <w:noProof/>
                <w:webHidden/>
              </w:rPr>
              <w:instrText xml:space="preserve"> PAGEREF _Toc112354925 \h </w:instrText>
            </w:r>
            <w:r w:rsidR="00BA44EC">
              <w:rPr>
                <w:noProof/>
                <w:webHidden/>
              </w:rPr>
            </w:r>
            <w:r w:rsidR="00BA44EC">
              <w:rPr>
                <w:noProof/>
                <w:webHidden/>
              </w:rPr>
              <w:fldChar w:fldCharType="separate"/>
            </w:r>
            <w:r w:rsidR="00BA44EC">
              <w:rPr>
                <w:noProof/>
                <w:webHidden/>
              </w:rPr>
              <w:t>25</w:t>
            </w:r>
            <w:r w:rsidR="00BA44EC">
              <w:rPr>
                <w:noProof/>
                <w:webHidden/>
              </w:rPr>
              <w:fldChar w:fldCharType="end"/>
            </w:r>
          </w:hyperlink>
        </w:p>
        <w:p w14:paraId="29227DDE" w14:textId="534F3413" w:rsidR="00BA44EC" w:rsidRDefault="00000000">
          <w:pPr>
            <w:pStyle w:val="TOC1"/>
            <w:tabs>
              <w:tab w:val="right" w:leader="dot" w:pos="8494"/>
            </w:tabs>
            <w:rPr>
              <w:rFonts w:asciiTheme="minorHAnsi" w:eastAsiaTheme="minorEastAsia" w:hAnsiTheme="minorHAnsi" w:cstheme="minorBidi"/>
              <w:noProof/>
              <w:sz w:val="22"/>
              <w:lang w:eastAsia="es-ES"/>
            </w:rPr>
          </w:pPr>
          <w:hyperlink w:anchor="_Toc112354926" w:history="1">
            <w:r w:rsidR="00BA44EC" w:rsidRPr="00D330E4">
              <w:rPr>
                <w:rStyle w:val="Hyperlink"/>
                <w:noProof/>
              </w:rPr>
              <w:t>BIBLIOGRAFÍA</w:t>
            </w:r>
            <w:r w:rsidR="00BA44EC">
              <w:rPr>
                <w:noProof/>
                <w:webHidden/>
              </w:rPr>
              <w:tab/>
            </w:r>
            <w:r w:rsidR="00BA44EC">
              <w:rPr>
                <w:noProof/>
                <w:webHidden/>
              </w:rPr>
              <w:fldChar w:fldCharType="begin"/>
            </w:r>
            <w:r w:rsidR="00BA44EC">
              <w:rPr>
                <w:noProof/>
                <w:webHidden/>
              </w:rPr>
              <w:instrText xml:space="preserve"> PAGEREF _Toc112354926 \h </w:instrText>
            </w:r>
            <w:r w:rsidR="00BA44EC">
              <w:rPr>
                <w:noProof/>
                <w:webHidden/>
              </w:rPr>
            </w:r>
            <w:r w:rsidR="00BA44EC">
              <w:rPr>
                <w:noProof/>
                <w:webHidden/>
              </w:rPr>
              <w:fldChar w:fldCharType="separate"/>
            </w:r>
            <w:r w:rsidR="00BA44EC">
              <w:rPr>
                <w:noProof/>
                <w:webHidden/>
              </w:rPr>
              <w:t>26</w:t>
            </w:r>
            <w:r w:rsidR="00BA44EC">
              <w:rPr>
                <w:noProof/>
                <w:webHidden/>
              </w:rPr>
              <w:fldChar w:fldCharType="end"/>
            </w:r>
          </w:hyperlink>
        </w:p>
        <w:p w14:paraId="087871EE" w14:textId="2B437F52" w:rsidR="00837C9E" w:rsidRDefault="00837C9E" w:rsidP="00837C9E">
          <w:r>
            <w:rPr>
              <w:b/>
              <w:bCs/>
            </w:rPr>
            <w:fldChar w:fldCharType="end"/>
          </w:r>
        </w:p>
      </w:sdtContent>
    </w:sdt>
    <w:p w14:paraId="0FB76818" w14:textId="77777777" w:rsidR="00837C9E" w:rsidRDefault="00837C9E" w:rsidP="00837C9E">
      <w:pPr>
        <w:spacing w:after="0" w:line="240" w:lineRule="auto"/>
      </w:pPr>
      <w:r>
        <w:br w:type="page"/>
      </w:r>
    </w:p>
    <w:p w14:paraId="0A210FC7" w14:textId="77777777" w:rsidR="00837C9E" w:rsidRDefault="00837C9E" w:rsidP="00837C9E">
      <w:pPr>
        <w:rPr>
          <w:sz w:val="96"/>
          <w:szCs w:val="96"/>
        </w:rPr>
      </w:pPr>
      <w:r>
        <w:rPr>
          <w:sz w:val="96"/>
          <w:szCs w:val="96"/>
        </w:rPr>
        <w:lastRenderedPageBreak/>
        <w:t>Índice de Figuras</w:t>
      </w:r>
    </w:p>
    <w:p w14:paraId="5505B81A" w14:textId="7452B394" w:rsidR="00BA44EC" w:rsidRDefault="00732CA5">
      <w:pPr>
        <w:pStyle w:val="TableofFigures"/>
        <w:tabs>
          <w:tab w:val="right" w:leader="dot" w:pos="8494"/>
        </w:tabs>
        <w:rPr>
          <w:noProof/>
        </w:rPr>
      </w:pPr>
      <w:r w:rsidRPr="002A41EC">
        <w:rPr>
          <w:sz w:val="96"/>
          <w:szCs w:val="96"/>
          <w:highlight w:val="cyan"/>
        </w:rPr>
        <w:fldChar w:fldCharType="begin"/>
      </w:r>
      <w:r w:rsidRPr="002A41EC">
        <w:rPr>
          <w:sz w:val="96"/>
          <w:szCs w:val="96"/>
          <w:highlight w:val="cyan"/>
        </w:rPr>
        <w:instrText xml:space="preserve"> TOC \h \z \c "Ilustración" </w:instrText>
      </w:r>
      <w:r w:rsidRPr="002A41EC">
        <w:rPr>
          <w:sz w:val="96"/>
          <w:szCs w:val="96"/>
          <w:highlight w:val="cyan"/>
        </w:rPr>
        <w:fldChar w:fldCharType="separate"/>
      </w:r>
      <w:hyperlink w:anchor="_Toc112354927" w:history="1">
        <w:r w:rsidR="00BA44EC" w:rsidRPr="00F57143">
          <w:rPr>
            <w:rStyle w:val="Hyperlink"/>
            <w:noProof/>
          </w:rPr>
          <w:t>Ilustración 1: RAW vs JPEG</w:t>
        </w:r>
        <w:r w:rsidR="00BA44EC">
          <w:rPr>
            <w:noProof/>
            <w:webHidden/>
          </w:rPr>
          <w:tab/>
        </w:r>
        <w:r w:rsidR="00BA44EC">
          <w:rPr>
            <w:noProof/>
            <w:webHidden/>
          </w:rPr>
          <w:fldChar w:fldCharType="begin"/>
        </w:r>
        <w:r w:rsidR="00BA44EC">
          <w:rPr>
            <w:noProof/>
            <w:webHidden/>
          </w:rPr>
          <w:instrText xml:space="preserve"> PAGEREF _Toc112354927 \h </w:instrText>
        </w:r>
        <w:r w:rsidR="00BA44EC">
          <w:rPr>
            <w:noProof/>
            <w:webHidden/>
          </w:rPr>
        </w:r>
        <w:r w:rsidR="00BA44EC">
          <w:rPr>
            <w:noProof/>
            <w:webHidden/>
          </w:rPr>
          <w:fldChar w:fldCharType="separate"/>
        </w:r>
        <w:r w:rsidR="00BA44EC">
          <w:rPr>
            <w:noProof/>
            <w:webHidden/>
          </w:rPr>
          <w:t>15</w:t>
        </w:r>
        <w:r w:rsidR="00BA44EC">
          <w:rPr>
            <w:noProof/>
            <w:webHidden/>
          </w:rPr>
          <w:fldChar w:fldCharType="end"/>
        </w:r>
      </w:hyperlink>
    </w:p>
    <w:p w14:paraId="5774A1D9" w14:textId="6E98DE07" w:rsidR="00BA44EC" w:rsidRDefault="00000000">
      <w:pPr>
        <w:pStyle w:val="TableofFigures"/>
        <w:tabs>
          <w:tab w:val="right" w:leader="dot" w:pos="8494"/>
        </w:tabs>
        <w:rPr>
          <w:noProof/>
        </w:rPr>
      </w:pPr>
      <w:hyperlink w:anchor="_Toc112354928" w:history="1">
        <w:r w:rsidR="00BA44EC" w:rsidRPr="00F57143">
          <w:rPr>
            <w:rStyle w:val="Hyperlink"/>
            <w:noProof/>
          </w:rPr>
          <w:t>Ilustración 2: Comparativa compresión JPEG</w:t>
        </w:r>
        <w:r w:rsidR="00BA44EC">
          <w:rPr>
            <w:noProof/>
            <w:webHidden/>
          </w:rPr>
          <w:tab/>
        </w:r>
        <w:r w:rsidR="00BA44EC">
          <w:rPr>
            <w:noProof/>
            <w:webHidden/>
          </w:rPr>
          <w:fldChar w:fldCharType="begin"/>
        </w:r>
        <w:r w:rsidR="00BA44EC">
          <w:rPr>
            <w:noProof/>
            <w:webHidden/>
          </w:rPr>
          <w:instrText xml:space="preserve"> PAGEREF _Toc112354928 \h </w:instrText>
        </w:r>
        <w:r w:rsidR="00BA44EC">
          <w:rPr>
            <w:noProof/>
            <w:webHidden/>
          </w:rPr>
        </w:r>
        <w:r w:rsidR="00BA44EC">
          <w:rPr>
            <w:noProof/>
            <w:webHidden/>
          </w:rPr>
          <w:fldChar w:fldCharType="separate"/>
        </w:r>
        <w:r w:rsidR="00BA44EC">
          <w:rPr>
            <w:noProof/>
            <w:webHidden/>
          </w:rPr>
          <w:t>17</w:t>
        </w:r>
        <w:r w:rsidR="00BA44EC">
          <w:rPr>
            <w:noProof/>
            <w:webHidden/>
          </w:rPr>
          <w:fldChar w:fldCharType="end"/>
        </w:r>
      </w:hyperlink>
    </w:p>
    <w:p w14:paraId="3071EAF5" w14:textId="0F74CA81" w:rsidR="00BA44EC" w:rsidRDefault="00000000">
      <w:pPr>
        <w:pStyle w:val="TableofFigures"/>
        <w:tabs>
          <w:tab w:val="right" w:leader="dot" w:pos="8494"/>
        </w:tabs>
        <w:rPr>
          <w:noProof/>
        </w:rPr>
      </w:pPr>
      <w:hyperlink w:anchor="_Toc112354929" w:history="1">
        <w:r w:rsidR="00BA44EC" w:rsidRPr="00F57143">
          <w:rPr>
            <w:rStyle w:val="Hyperlink"/>
            <w:noProof/>
          </w:rPr>
          <w:t>Ilustración 3: Comparativa Peso JPEG vs TIFF</w:t>
        </w:r>
        <w:r w:rsidR="00BA44EC">
          <w:rPr>
            <w:noProof/>
            <w:webHidden/>
          </w:rPr>
          <w:tab/>
        </w:r>
        <w:r w:rsidR="00BA44EC">
          <w:rPr>
            <w:noProof/>
            <w:webHidden/>
          </w:rPr>
          <w:fldChar w:fldCharType="begin"/>
        </w:r>
        <w:r w:rsidR="00BA44EC">
          <w:rPr>
            <w:noProof/>
            <w:webHidden/>
          </w:rPr>
          <w:instrText xml:space="preserve"> PAGEREF _Toc112354929 \h </w:instrText>
        </w:r>
        <w:r w:rsidR="00BA44EC">
          <w:rPr>
            <w:noProof/>
            <w:webHidden/>
          </w:rPr>
        </w:r>
        <w:r w:rsidR="00BA44EC">
          <w:rPr>
            <w:noProof/>
            <w:webHidden/>
          </w:rPr>
          <w:fldChar w:fldCharType="separate"/>
        </w:r>
        <w:r w:rsidR="00BA44EC">
          <w:rPr>
            <w:noProof/>
            <w:webHidden/>
          </w:rPr>
          <w:t>18</w:t>
        </w:r>
        <w:r w:rsidR="00BA44EC">
          <w:rPr>
            <w:noProof/>
            <w:webHidden/>
          </w:rPr>
          <w:fldChar w:fldCharType="end"/>
        </w:r>
      </w:hyperlink>
    </w:p>
    <w:p w14:paraId="1D4F8CC7" w14:textId="19570175" w:rsidR="00BA44EC" w:rsidRDefault="00000000">
      <w:pPr>
        <w:pStyle w:val="TableofFigures"/>
        <w:tabs>
          <w:tab w:val="right" w:leader="dot" w:pos="8494"/>
        </w:tabs>
        <w:rPr>
          <w:noProof/>
        </w:rPr>
      </w:pPr>
      <w:hyperlink w:anchor="_Toc112354930" w:history="1">
        <w:r w:rsidR="00BA44EC" w:rsidRPr="00F57143">
          <w:rPr>
            <w:rStyle w:val="Hyperlink"/>
            <w:noProof/>
          </w:rPr>
          <w:t>Ilustración 4: Espectro Visible</w:t>
        </w:r>
        <w:r w:rsidR="00BA44EC">
          <w:rPr>
            <w:noProof/>
            <w:webHidden/>
          </w:rPr>
          <w:tab/>
        </w:r>
        <w:r w:rsidR="00BA44EC">
          <w:rPr>
            <w:noProof/>
            <w:webHidden/>
          </w:rPr>
          <w:fldChar w:fldCharType="begin"/>
        </w:r>
        <w:r w:rsidR="00BA44EC">
          <w:rPr>
            <w:noProof/>
            <w:webHidden/>
          </w:rPr>
          <w:instrText xml:space="preserve"> PAGEREF _Toc112354930 \h </w:instrText>
        </w:r>
        <w:r w:rsidR="00BA44EC">
          <w:rPr>
            <w:noProof/>
            <w:webHidden/>
          </w:rPr>
        </w:r>
        <w:r w:rsidR="00BA44EC">
          <w:rPr>
            <w:noProof/>
            <w:webHidden/>
          </w:rPr>
          <w:fldChar w:fldCharType="separate"/>
        </w:r>
        <w:r w:rsidR="00BA44EC">
          <w:rPr>
            <w:noProof/>
            <w:webHidden/>
          </w:rPr>
          <w:t>19</w:t>
        </w:r>
        <w:r w:rsidR="00BA44EC">
          <w:rPr>
            <w:noProof/>
            <w:webHidden/>
          </w:rPr>
          <w:fldChar w:fldCharType="end"/>
        </w:r>
      </w:hyperlink>
    </w:p>
    <w:p w14:paraId="0FD8649F" w14:textId="11D47B23" w:rsidR="00BA44EC" w:rsidRDefault="00000000">
      <w:pPr>
        <w:pStyle w:val="TableofFigures"/>
        <w:tabs>
          <w:tab w:val="right" w:leader="dot" w:pos="8494"/>
        </w:tabs>
        <w:rPr>
          <w:noProof/>
        </w:rPr>
      </w:pPr>
      <w:hyperlink w:anchor="_Toc112354931" w:history="1">
        <w:r w:rsidR="00BA44EC" w:rsidRPr="00F57143">
          <w:rPr>
            <w:rStyle w:val="Hyperlink"/>
            <w:noProof/>
          </w:rPr>
          <w:t>Ilustración 5: Representación CIE XYZ</w:t>
        </w:r>
        <w:r w:rsidR="00BA44EC">
          <w:rPr>
            <w:noProof/>
            <w:webHidden/>
          </w:rPr>
          <w:tab/>
        </w:r>
        <w:r w:rsidR="00BA44EC">
          <w:rPr>
            <w:noProof/>
            <w:webHidden/>
          </w:rPr>
          <w:fldChar w:fldCharType="begin"/>
        </w:r>
        <w:r w:rsidR="00BA44EC">
          <w:rPr>
            <w:noProof/>
            <w:webHidden/>
          </w:rPr>
          <w:instrText xml:space="preserve"> PAGEREF _Toc112354931 \h </w:instrText>
        </w:r>
        <w:r w:rsidR="00BA44EC">
          <w:rPr>
            <w:noProof/>
            <w:webHidden/>
          </w:rPr>
        </w:r>
        <w:r w:rsidR="00BA44EC">
          <w:rPr>
            <w:noProof/>
            <w:webHidden/>
          </w:rPr>
          <w:fldChar w:fldCharType="separate"/>
        </w:r>
        <w:r w:rsidR="00BA44EC">
          <w:rPr>
            <w:noProof/>
            <w:webHidden/>
          </w:rPr>
          <w:t>20</w:t>
        </w:r>
        <w:r w:rsidR="00BA44EC">
          <w:rPr>
            <w:noProof/>
            <w:webHidden/>
          </w:rPr>
          <w:fldChar w:fldCharType="end"/>
        </w:r>
      </w:hyperlink>
    </w:p>
    <w:p w14:paraId="7B98CF52" w14:textId="0F876A1B" w:rsidR="00BA44EC" w:rsidRDefault="00000000">
      <w:pPr>
        <w:pStyle w:val="TableofFigures"/>
        <w:tabs>
          <w:tab w:val="right" w:leader="dot" w:pos="8494"/>
        </w:tabs>
        <w:rPr>
          <w:noProof/>
        </w:rPr>
      </w:pPr>
      <w:hyperlink w:anchor="_Toc112354932" w:history="1">
        <w:r w:rsidR="00BA44EC" w:rsidRPr="00F57143">
          <w:rPr>
            <w:rStyle w:val="Hyperlink"/>
            <w:noProof/>
          </w:rPr>
          <w:t>Ilustración 6: Rango de colores RGB</w:t>
        </w:r>
        <w:r w:rsidR="00BA44EC">
          <w:rPr>
            <w:noProof/>
            <w:webHidden/>
          </w:rPr>
          <w:tab/>
        </w:r>
        <w:r w:rsidR="00BA44EC">
          <w:rPr>
            <w:noProof/>
            <w:webHidden/>
          </w:rPr>
          <w:fldChar w:fldCharType="begin"/>
        </w:r>
        <w:r w:rsidR="00BA44EC">
          <w:rPr>
            <w:noProof/>
            <w:webHidden/>
          </w:rPr>
          <w:instrText xml:space="preserve"> PAGEREF _Toc112354932 \h </w:instrText>
        </w:r>
        <w:r w:rsidR="00BA44EC">
          <w:rPr>
            <w:noProof/>
            <w:webHidden/>
          </w:rPr>
        </w:r>
        <w:r w:rsidR="00BA44EC">
          <w:rPr>
            <w:noProof/>
            <w:webHidden/>
          </w:rPr>
          <w:fldChar w:fldCharType="separate"/>
        </w:r>
        <w:r w:rsidR="00BA44EC">
          <w:rPr>
            <w:noProof/>
            <w:webHidden/>
          </w:rPr>
          <w:t>21</w:t>
        </w:r>
        <w:r w:rsidR="00BA44EC">
          <w:rPr>
            <w:noProof/>
            <w:webHidden/>
          </w:rPr>
          <w:fldChar w:fldCharType="end"/>
        </w:r>
      </w:hyperlink>
    </w:p>
    <w:p w14:paraId="30567965" w14:textId="32DE4C8C" w:rsidR="00BA44EC" w:rsidRDefault="00000000">
      <w:pPr>
        <w:pStyle w:val="TableofFigures"/>
        <w:tabs>
          <w:tab w:val="right" w:leader="dot" w:pos="8494"/>
        </w:tabs>
        <w:rPr>
          <w:noProof/>
        </w:rPr>
      </w:pPr>
      <w:hyperlink w:anchor="_Toc112354933" w:history="1">
        <w:r w:rsidR="00BA44EC" w:rsidRPr="00F57143">
          <w:rPr>
            <w:rStyle w:val="Hyperlink"/>
            <w:noProof/>
          </w:rPr>
          <w:t>Ilustración 7: Representación HSV</w:t>
        </w:r>
        <w:r w:rsidR="00BA44EC">
          <w:rPr>
            <w:noProof/>
            <w:webHidden/>
          </w:rPr>
          <w:tab/>
        </w:r>
        <w:r w:rsidR="00BA44EC">
          <w:rPr>
            <w:noProof/>
            <w:webHidden/>
          </w:rPr>
          <w:fldChar w:fldCharType="begin"/>
        </w:r>
        <w:r w:rsidR="00BA44EC">
          <w:rPr>
            <w:noProof/>
            <w:webHidden/>
          </w:rPr>
          <w:instrText xml:space="preserve"> PAGEREF _Toc112354933 \h </w:instrText>
        </w:r>
        <w:r w:rsidR="00BA44EC">
          <w:rPr>
            <w:noProof/>
            <w:webHidden/>
          </w:rPr>
        </w:r>
        <w:r w:rsidR="00BA44EC">
          <w:rPr>
            <w:noProof/>
            <w:webHidden/>
          </w:rPr>
          <w:fldChar w:fldCharType="separate"/>
        </w:r>
        <w:r w:rsidR="00BA44EC">
          <w:rPr>
            <w:noProof/>
            <w:webHidden/>
          </w:rPr>
          <w:t>22</w:t>
        </w:r>
        <w:r w:rsidR="00BA44EC">
          <w:rPr>
            <w:noProof/>
            <w:webHidden/>
          </w:rPr>
          <w:fldChar w:fldCharType="end"/>
        </w:r>
      </w:hyperlink>
    </w:p>
    <w:p w14:paraId="007BF43B" w14:textId="23903C2D" w:rsidR="00BA44EC" w:rsidRDefault="00000000">
      <w:pPr>
        <w:pStyle w:val="TableofFigures"/>
        <w:tabs>
          <w:tab w:val="right" w:leader="dot" w:pos="8494"/>
        </w:tabs>
        <w:rPr>
          <w:noProof/>
        </w:rPr>
      </w:pPr>
      <w:hyperlink w:anchor="_Toc112354934" w:history="1">
        <w:r w:rsidR="00BA44EC" w:rsidRPr="00F57143">
          <w:rPr>
            <w:rStyle w:val="Hyperlink"/>
            <w:noProof/>
          </w:rPr>
          <w:t>Ilustración 8: Transformación RGB - HSV</w:t>
        </w:r>
        <w:r w:rsidR="00BA44EC">
          <w:rPr>
            <w:noProof/>
            <w:webHidden/>
          </w:rPr>
          <w:tab/>
        </w:r>
        <w:r w:rsidR="00BA44EC">
          <w:rPr>
            <w:noProof/>
            <w:webHidden/>
          </w:rPr>
          <w:fldChar w:fldCharType="begin"/>
        </w:r>
        <w:r w:rsidR="00BA44EC">
          <w:rPr>
            <w:noProof/>
            <w:webHidden/>
          </w:rPr>
          <w:instrText xml:space="preserve"> PAGEREF _Toc112354934 \h </w:instrText>
        </w:r>
        <w:r w:rsidR="00BA44EC">
          <w:rPr>
            <w:noProof/>
            <w:webHidden/>
          </w:rPr>
        </w:r>
        <w:r w:rsidR="00BA44EC">
          <w:rPr>
            <w:noProof/>
            <w:webHidden/>
          </w:rPr>
          <w:fldChar w:fldCharType="separate"/>
        </w:r>
        <w:r w:rsidR="00BA44EC">
          <w:rPr>
            <w:noProof/>
            <w:webHidden/>
          </w:rPr>
          <w:t>22</w:t>
        </w:r>
        <w:r w:rsidR="00BA44EC">
          <w:rPr>
            <w:noProof/>
            <w:webHidden/>
          </w:rPr>
          <w:fldChar w:fldCharType="end"/>
        </w:r>
      </w:hyperlink>
    </w:p>
    <w:p w14:paraId="56C9EA95" w14:textId="2E553B6C" w:rsidR="00837C9E" w:rsidRPr="00EA68CF" w:rsidRDefault="00732CA5" w:rsidP="00732CA5">
      <w:pPr>
        <w:rPr>
          <w:sz w:val="96"/>
          <w:szCs w:val="96"/>
        </w:rPr>
      </w:pPr>
      <w:r w:rsidRPr="002A41EC">
        <w:rPr>
          <w:sz w:val="96"/>
          <w:szCs w:val="96"/>
          <w:highlight w:val="cyan"/>
        </w:rPr>
        <w:fldChar w:fldCharType="end"/>
      </w:r>
    </w:p>
    <w:p w14:paraId="1B39349E" w14:textId="77777777" w:rsidR="00837C9E" w:rsidRDefault="00837C9E" w:rsidP="00837C9E">
      <w:pPr>
        <w:spacing w:after="0" w:line="240" w:lineRule="auto"/>
        <w:rPr>
          <w:sz w:val="96"/>
          <w:szCs w:val="96"/>
        </w:rPr>
      </w:pPr>
      <w:r w:rsidRPr="00EA68CF">
        <w:rPr>
          <w:sz w:val="96"/>
          <w:szCs w:val="96"/>
        </w:rPr>
        <w:br w:type="page"/>
      </w:r>
    </w:p>
    <w:p w14:paraId="7CA446BE" w14:textId="77777777" w:rsidR="00837C9E" w:rsidRDefault="00837C9E" w:rsidP="00837C9E">
      <w:pPr>
        <w:rPr>
          <w:sz w:val="96"/>
          <w:szCs w:val="96"/>
        </w:rPr>
      </w:pPr>
      <w:r>
        <w:rPr>
          <w:sz w:val="96"/>
          <w:szCs w:val="96"/>
        </w:rPr>
        <w:lastRenderedPageBreak/>
        <w:t>Índice de Tablas</w:t>
      </w:r>
    </w:p>
    <w:p w14:paraId="453AF3D0" w14:textId="77777777" w:rsidR="00837C9E" w:rsidRPr="002A41EC" w:rsidRDefault="00837C9E" w:rsidP="00837C9E">
      <w:pPr>
        <w:rPr>
          <w:highlight w:val="cyan"/>
        </w:rPr>
      </w:pPr>
      <w:r w:rsidRPr="002A41EC">
        <w:rPr>
          <w:highlight w:val="cyan"/>
        </w:rPr>
        <w:t>Este índice ha de existir tan sólo en el caso de que tengas más de 4 tablas de datos en tu memoria del proyecto.</w:t>
      </w:r>
    </w:p>
    <w:p w14:paraId="01A85818" w14:textId="77777777" w:rsidR="00837C9E" w:rsidRPr="00EA68CF" w:rsidRDefault="00837C9E" w:rsidP="00837C9E">
      <w:pPr>
        <w:rPr>
          <w:sz w:val="96"/>
          <w:szCs w:val="96"/>
        </w:rPr>
      </w:pPr>
      <w:r w:rsidRPr="002A41EC">
        <w:rPr>
          <w:highlight w:val="cyan"/>
        </w:rPr>
        <w:t>Recuerda esta sección es optativa.</w:t>
      </w:r>
    </w:p>
    <w:p w14:paraId="324848EB" w14:textId="77777777" w:rsidR="00837C9E" w:rsidRDefault="00837C9E" w:rsidP="00837C9E">
      <w:pPr>
        <w:rPr>
          <w:sz w:val="96"/>
          <w:szCs w:val="96"/>
        </w:rPr>
      </w:pPr>
    </w:p>
    <w:p w14:paraId="1A221BB1" w14:textId="77777777" w:rsidR="00837C9E" w:rsidRDefault="00837C9E" w:rsidP="00837C9E">
      <w:pPr>
        <w:spacing w:after="0" w:line="240" w:lineRule="auto"/>
      </w:pPr>
      <w:r>
        <w:br w:type="page"/>
      </w:r>
    </w:p>
    <w:p w14:paraId="298D1CBF" w14:textId="77777777" w:rsidR="00837C9E" w:rsidRDefault="00837C9E" w:rsidP="00837C9E">
      <w:pPr>
        <w:spacing w:after="0" w:line="240" w:lineRule="auto"/>
      </w:pPr>
    </w:p>
    <w:p w14:paraId="50D197FB" w14:textId="5DC7DB91" w:rsidR="00837C9E" w:rsidRDefault="00837C9E" w:rsidP="00837C9E">
      <w:pPr>
        <w:pStyle w:val="Heading1"/>
        <w:numPr>
          <w:ilvl w:val="0"/>
          <w:numId w:val="33"/>
        </w:numPr>
      </w:pPr>
      <w:bookmarkStart w:id="18" w:name="_Toc112354913"/>
      <w:r w:rsidRPr="00942C98">
        <w:t>INTRODUCCIÓN</w:t>
      </w:r>
      <w:bookmarkEnd w:id="18"/>
    </w:p>
    <w:p w14:paraId="573F20E4" w14:textId="77777777" w:rsidR="00866098" w:rsidRPr="00866098" w:rsidRDefault="00866098" w:rsidP="00866098"/>
    <w:p w14:paraId="06971D4F" w14:textId="79F69A16" w:rsidR="00E92DA1" w:rsidRDefault="00E92DA1" w:rsidP="00E92DA1">
      <w:pPr>
        <w:pStyle w:val="Heading2"/>
      </w:pPr>
      <w:bookmarkStart w:id="19" w:name="_Toc112354914"/>
      <w:commentRangeStart w:id="20"/>
      <w:r>
        <w:t>Planteamiento del problema</w:t>
      </w:r>
      <w:bookmarkEnd w:id="19"/>
      <w:commentRangeEnd w:id="20"/>
      <w:r w:rsidR="009438FA">
        <w:rPr>
          <w:rStyle w:val="CommentReference"/>
          <w:rFonts w:asciiTheme="minorHAnsi" w:eastAsiaTheme="minorHAnsi" w:hAnsiTheme="minorHAnsi" w:cstheme="minorBidi"/>
          <w:b w:val="0"/>
          <w:lang w:eastAsia="en-US"/>
        </w:rPr>
        <w:commentReference w:id="20"/>
      </w:r>
    </w:p>
    <w:p w14:paraId="04822E8A" w14:textId="77777777" w:rsidR="00E92DA1" w:rsidRPr="00E92DA1" w:rsidRDefault="00E92DA1" w:rsidP="00E92DA1">
      <w:pPr>
        <w:rPr>
          <w:lang w:eastAsia="es-ES"/>
        </w:rPr>
      </w:pPr>
    </w:p>
    <w:p w14:paraId="16C12500" w14:textId="18810057" w:rsidR="003D5CB2" w:rsidRDefault="00C8092B" w:rsidP="00B139AE">
      <w:r>
        <w:t xml:space="preserve">Durante las últimas décadas, las personas de diferentes partes del mundo han sido espectadoras de numerosos avances tecnológicos que, a medida que pasaba el tiempo, se han integrado cada vez más en </w:t>
      </w:r>
      <w:r w:rsidR="00A447C2">
        <w:t>su día a día</w:t>
      </w:r>
      <w:r>
        <w:t xml:space="preserve">. </w:t>
      </w:r>
      <w:r w:rsidR="00A447C2">
        <w:t xml:space="preserve">Como resultado, un nuevo mundo interconectado ha estado creciendo, en el que sus integrantes disfrutan de un sinfín de herramientas que </w:t>
      </w:r>
      <w:r w:rsidR="00D12870">
        <w:t xml:space="preserve">distorsionan los antiguos </w:t>
      </w:r>
      <w:r w:rsidR="00E92DA1">
        <w:t>límites</w:t>
      </w:r>
      <w:r w:rsidR="00D12870">
        <w:t xml:space="preserve"> y reestablecen las formas de interactuar con muchos ámbitos de la vida.</w:t>
      </w:r>
    </w:p>
    <w:p w14:paraId="063EAF9C" w14:textId="27F6C806" w:rsidR="00866098" w:rsidRDefault="00D12870" w:rsidP="00B139AE">
      <w:r>
        <w:t xml:space="preserve">Ámbitos como las relaciones interpersonales, antiguamente </w:t>
      </w:r>
      <w:r w:rsidR="003D5CB2">
        <w:t>influenciadas por las grandes distancias o por limitaciones de tiempo</w:t>
      </w:r>
      <w:r w:rsidR="00866098">
        <w:t>,</w:t>
      </w:r>
      <w:r w:rsidR="003D5CB2">
        <w:t xml:space="preserve"> se han visto sumamente mejoradas con la aparición de redes sociales tales como Facebook, Twitter o WhatsApp entre otras. Estas aplicaciones han</w:t>
      </w:r>
      <w:r w:rsidR="00E92DA1">
        <w:t xml:space="preserve"> reestablecido la forma en la que las diferentes personas del mundo interactúan en su día a día con sus conocidos</w:t>
      </w:r>
      <w:r w:rsidR="00082462">
        <w:t>,</w:t>
      </w:r>
      <w:r w:rsidR="00E92DA1">
        <w:t xml:space="preserve"> e incluso han propiciado y facilitado entablar nuevas relaciones entre sus usuarios. Además, la rápida transmisión de información </w:t>
      </w:r>
      <w:r w:rsidR="00866098">
        <w:t>de este tipo de tecnologías</w:t>
      </w:r>
      <w:r w:rsidR="00E92DA1">
        <w:t xml:space="preserve"> ha convertido </w:t>
      </w:r>
      <w:r w:rsidR="00941FE6">
        <w:t xml:space="preserve">estas herramientas </w:t>
      </w:r>
      <w:r w:rsidR="00E92DA1">
        <w:t xml:space="preserve">en plataformas </w:t>
      </w:r>
      <w:r w:rsidR="00941FE6">
        <w:t xml:space="preserve">de difusión de </w:t>
      </w:r>
      <w:r w:rsidR="00E92DA1">
        <w:t>noticias</w:t>
      </w:r>
      <w:r w:rsidR="00941FE6">
        <w:t xml:space="preserve"> y </w:t>
      </w:r>
      <w:r w:rsidR="00032E88">
        <w:t xml:space="preserve">de </w:t>
      </w:r>
      <w:r w:rsidR="00941FE6">
        <w:t>marketing</w:t>
      </w:r>
      <w:r w:rsidR="00E92DA1">
        <w:t>.</w:t>
      </w:r>
    </w:p>
    <w:p w14:paraId="486DC302" w14:textId="41644D6B" w:rsidR="004F7198" w:rsidRDefault="00866098" w:rsidP="00B139AE">
      <w:r>
        <w:t>Otro de los ámbitos que más se está viendo afect</w:t>
      </w:r>
      <w:r w:rsidR="004F7198">
        <w:t xml:space="preserve">ado con la aparición de las nuevas tecnologías es el académico. Con la aparición de nuevas herramientas también han </w:t>
      </w:r>
      <w:r w:rsidR="008D750F">
        <w:t>surgido</w:t>
      </w:r>
      <w:r w:rsidR="004F7198">
        <w:t xml:space="preserve"> nuevas metodologías de enseñanza. Algunas de estas metodologías sustituyen el uso de libros y cuadernos por tabletas, ordenadores</w:t>
      </w:r>
      <w:r w:rsidR="00941FE6">
        <w:t xml:space="preserve"> </w:t>
      </w:r>
      <w:r w:rsidR="004F7198">
        <w:t>y equipos de virtualización con el fin de potenciar el aprendizaje de los alumnos y mejorar así la posición de las instituciones académicas en los rankings mundiales.</w:t>
      </w:r>
    </w:p>
    <w:p w14:paraId="05017059" w14:textId="3FFAE766" w:rsidR="00541814" w:rsidRDefault="007544FD" w:rsidP="00B139AE">
      <w:r>
        <w:t xml:space="preserve">Sin embargo, los avances tecnológicos logrados hasta la fecha no solo han proporcionado beneficios a la sociedad, sino que también han supuesto la aparición de nuevas actividades </w:t>
      </w:r>
      <w:r w:rsidR="00082462">
        <w:t>y metodologías con</w:t>
      </w:r>
      <w:r>
        <w:t xml:space="preserve"> fines</w:t>
      </w:r>
      <w:r w:rsidR="00082462">
        <w:t xml:space="preserve"> no </w:t>
      </w:r>
      <w:r w:rsidR="003417CF">
        <w:t>éticos</w:t>
      </w:r>
      <w:r>
        <w:t>, además de la adaptación de las ya existentes</w:t>
      </w:r>
      <w:r w:rsidR="00541814">
        <w:t xml:space="preserve"> a los nuevos entornos </w:t>
      </w:r>
      <w:r w:rsidR="00D15E93">
        <w:t>tecnológicos</w:t>
      </w:r>
      <w:r>
        <w:t>.</w:t>
      </w:r>
    </w:p>
    <w:p w14:paraId="59CC4B49" w14:textId="178C129E" w:rsidR="00082462" w:rsidRDefault="00541814" w:rsidP="00B139AE">
      <w:r>
        <w:t xml:space="preserve">De igual forma que los beneficios, estas actividades </w:t>
      </w:r>
      <w:r w:rsidR="003417CF">
        <w:t>inmorales</w:t>
      </w:r>
      <w:r>
        <w:t xml:space="preserve"> han sido desarrolladas </w:t>
      </w:r>
      <w:r w:rsidR="007F6351">
        <w:t xml:space="preserve">y llevadas a cabo </w:t>
      </w:r>
      <w:r>
        <w:t xml:space="preserve">en diferentes ámbitos de la vida de las personas. </w:t>
      </w:r>
      <w:r w:rsidR="007F6351">
        <w:t>Algunas como el plagio en trabajos o la copia durante exámenes en el entorno académico han dado lugar a que los centros educativos establezcan controles con el fin de evitar</w:t>
      </w:r>
      <w:r w:rsidR="00032E88">
        <w:t xml:space="preserve"> repercusiones</w:t>
      </w:r>
      <w:r w:rsidR="007F6351">
        <w:t xml:space="preserve">. </w:t>
      </w:r>
    </w:p>
    <w:p w14:paraId="60DEB3D1" w14:textId="3607114C" w:rsidR="00541814" w:rsidRDefault="007F6351" w:rsidP="00B139AE">
      <w:r>
        <w:t xml:space="preserve">Aun así, la constante aparición de nuevas funcionalidades y herramientas supone un </w:t>
      </w:r>
      <w:r w:rsidR="00082462">
        <w:t>desafío</w:t>
      </w:r>
      <w:r>
        <w:t xml:space="preserve"> que las entidades </w:t>
      </w:r>
      <w:r w:rsidR="00082462">
        <w:t xml:space="preserve">y personas </w:t>
      </w:r>
      <w:r>
        <w:t xml:space="preserve">deben analizar y afrontar </w:t>
      </w:r>
      <w:r w:rsidR="00082462">
        <w:t xml:space="preserve">con el fin de reducir el mal uso de </w:t>
      </w:r>
      <w:r w:rsidR="008D750F">
        <w:t>la tecnología</w:t>
      </w:r>
      <w:r w:rsidR="00082462">
        <w:t xml:space="preserve"> y evitar así las posibles repercusiones que estas puedan suponer para ellos.</w:t>
      </w:r>
    </w:p>
    <w:p w14:paraId="10A75B3A" w14:textId="14EB9483" w:rsidR="007544FD" w:rsidRDefault="007544FD" w:rsidP="00837C9E">
      <w:pPr>
        <w:pStyle w:val="NoSpacing"/>
      </w:pPr>
    </w:p>
    <w:p w14:paraId="2CAD3251" w14:textId="0B702745" w:rsidR="003417CF" w:rsidRDefault="003417CF" w:rsidP="00837C9E">
      <w:pPr>
        <w:pStyle w:val="NoSpacing"/>
      </w:pPr>
    </w:p>
    <w:p w14:paraId="689F2D5F" w14:textId="77777777" w:rsidR="003417CF" w:rsidRDefault="003417CF" w:rsidP="00837C9E">
      <w:pPr>
        <w:pStyle w:val="NoSpacing"/>
      </w:pPr>
    </w:p>
    <w:p w14:paraId="6CA32D59" w14:textId="4B0F9E27" w:rsidR="00E92DA1" w:rsidRDefault="00E92DA1" w:rsidP="00837C9E">
      <w:pPr>
        <w:pStyle w:val="NoSpacing"/>
      </w:pPr>
    </w:p>
    <w:p w14:paraId="2C54C6AB" w14:textId="37EF2D5C" w:rsidR="00866098" w:rsidRPr="00866098" w:rsidRDefault="00866098" w:rsidP="00866098">
      <w:pPr>
        <w:pStyle w:val="Heading2"/>
      </w:pPr>
      <w:bookmarkStart w:id="21" w:name="_Toc112354915"/>
      <w:r>
        <w:t>Objetivo del proyecto</w:t>
      </w:r>
      <w:bookmarkEnd w:id="21"/>
    </w:p>
    <w:p w14:paraId="2EC35858" w14:textId="7ED5F7A9" w:rsidR="00151E4B" w:rsidRDefault="00151E4B" w:rsidP="00837C9E">
      <w:pPr>
        <w:pStyle w:val="NoSpacing"/>
      </w:pPr>
    </w:p>
    <w:p w14:paraId="6C2B8F74" w14:textId="1937FAEA" w:rsidR="009A33FF" w:rsidRDefault="008D7127" w:rsidP="00B139AE">
      <w:r>
        <w:t>Con el crecimiento de las nuevas tecnológicas, cada vez más personas tienen acceso a las diferentes herramientas comentadas anteriormente. El número de usuarios ha llegado a suponer un problema a la hora de diseñar y desarrollar las herramientas de control que detectan y previenen actos inmorales en todo tipo de entornos.</w:t>
      </w:r>
      <w:r w:rsidR="009A33FF">
        <w:t xml:space="preserve"> Además, nuevos escenarios como los surgidos durante la pandemia de la COVID-19 han hecho aparecer nuevos retos</w:t>
      </w:r>
      <w:r w:rsidR="003D51CD">
        <w:t xml:space="preserve"> que previamente no se habían planteado</w:t>
      </w:r>
      <w:r w:rsidR="009A33FF">
        <w:t>.</w:t>
      </w:r>
    </w:p>
    <w:p w14:paraId="38C43B69" w14:textId="13A1A8EB" w:rsidR="008D7127" w:rsidRDefault="008D7127" w:rsidP="00B139AE">
      <w:r>
        <w:t xml:space="preserve">Es por ello que surgen nuevos modelos de </w:t>
      </w:r>
      <w:r w:rsidRPr="008D7127">
        <w:rPr>
          <w:i/>
          <w:iCs/>
        </w:rPr>
        <w:t>big data</w:t>
      </w:r>
      <w:r>
        <w:t xml:space="preserve"> que permiten establecer controles y trabajar con grandes volúmenes de datos sin que el n</w:t>
      </w:r>
      <w:r w:rsidR="003D51CD">
        <w:t>ú</w:t>
      </w:r>
      <w:r>
        <w:t>mero de usuarios afecte de forma significativa a los resultados obtenidos.</w:t>
      </w:r>
    </w:p>
    <w:p w14:paraId="7E54A5CF" w14:textId="3BDA04E8" w:rsidR="003D51CD" w:rsidRDefault="003D51CD" w:rsidP="00B139AE">
      <w:r>
        <w:t xml:space="preserve">El </w:t>
      </w:r>
      <w:r w:rsidRPr="009438FA">
        <w:rPr>
          <w:b/>
          <w:bCs/>
          <w:rPrChange w:id="22" w:author="RAUL PERULA MARTINEZ" w:date="2022-08-29T13:32:00Z">
            <w:rPr/>
          </w:rPrChange>
        </w:rPr>
        <w:t>objetivo principal</w:t>
      </w:r>
      <w:r>
        <w:t xml:space="preserve"> de este proyecto consiste en </w:t>
      </w:r>
      <w:r w:rsidR="009A33FF">
        <w:t xml:space="preserve">establecer un estudio sobre las diferentes tecnologías empleadas en el área académica para prevenir y detectar los casos de copia y plagio. Además, se desarrollará una herramienta que permita detectar el uso de herramientas de chat en tiempo real, utilizando tecnologías del ámbito </w:t>
      </w:r>
      <w:r w:rsidR="009A33FF" w:rsidRPr="009A33FF">
        <w:rPr>
          <w:i/>
          <w:iCs/>
        </w:rPr>
        <w:t>big data</w:t>
      </w:r>
      <w:r w:rsidR="009A33FF">
        <w:t>, que permitan reducir los tiempos de detección incluso cuando el n</w:t>
      </w:r>
      <w:r>
        <w:t>ú</w:t>
      </w:r>
      <w:r w:rsidR="009A33FF">
        <w:t>mero de usuarios sea muy elevado.</w:t>
      </w:r>
    </w:p>
    <w:p w14:paraId="5E6569E0" w14:textId="35FB0156" w:rsidR="003D51CD" w:rsidRDefault="003D51CD" w:rsidP="00B139AE">
      <w:r>
        <w:t xml:space="preserve">Para ello se definen los siguientes </w:t>
      </w:r>
      <w:r w:rsidRPr="009438FA">
        <w:rPr>
          <w:b/>
          <w:bCs/>
          <w:rPrChange w:id="23" w:author="RAUL PERULA MARTINEZ" w:date="2022-08-29T13:32:00Z">
            <w:rPr/>
          </w:rPrChange>
        </w:rPr>
        <w:t>objetivos específicos</w:t>
      </w:r>
      <w:r>
        <w:t xml:space="preserve"> que </w:t>
      </w:r>
      <w:r w:rsidR="008D750F">
        <w:t>han sido</w:t>
      </w:r>
      <w:r>
        <w:t xml:space="preserve"> perseguidos durante la realización de todo el proyecto:</w:t>
      </w:r>
    </w:p>
    <w:p w14:paraId="33235234" w14:textId="5E262A80" w:rsidR="003D51CD" w:rsidRDefault="00DF71A4" w:rsidP="009438FA">
      <w:pPr>
        <w:pStyle w:val="ListParagraph"/>
        <w:numPr>
          <w:ilvl w:val="0"/>
          <w:numId w:val="50"/>
        </w:numPr>
        <w:pPrChange w:id="24" w:author="RAUL PERULA MARTINEZ" w:date="2022-08-29T13:33:00Z">
          <w:pPr/>
        </w:pPrChange>
      </w:pPr>
      <w:r>
        <w:t>Analizar qué es la copia y el plagio y sus efectos sobre los diferentes integrantes del sector académico.</w:t>
      </w:r>
    </w:p>
    <w:p w14:paraId="79394697" w14:textId="420EEE26" w:rsidR="00DF71A4" w:rsidRDefault="00DF71A4" w:rsidP="009438FA">
      <w:pPr>
        <w:pStyle w:val="ListParagraph"/>
        <w:numPr>
          <w:ilvl w:val="0"/>
          <w:numId w:val="50"/>
        </w:numPr>
        <w:pPrChange w:id="25" w:author="RAUL PERULA MARTINEZ" w:date="2022-08-29T13:33:00Z">
          <w:pPr/>
        </w:pPrChange>
      </w:pPr>
      <w:r>
        <w:t>Recoger y analizar las diferentes herramientas y tecnologías empleadas en el sector académico para detectar el plagio y la copia.</w:t>
      </w:r>
    </w:p>
    <w:p w14:paraId="00B6E384" w14:textId="09B10E95" w:rsidR="00DF71A4" w:rsidRDefault="00DF71A4" w:rsidP="009438FA">
      <w:pPr>
        <w:pStyle w:val="ListParagraph"/>
        <w:numPr>
          <w:ilvl w:val="0"/>
          <w:numId w:val="50"/>
        </w:numPr>
        <w:pPrChange w:id="26" w:author="RAUL PERULA MARTINEZ" w:date="2022-08-29T13:33:00Z">
          <w:pPr/>
        </w:pPrChange>
      </w:pPr>
      <w:r>
        <w:t xml:space="preserve">Analizar las tecnologías </w:t>
      </w:r>
      <w:r w:rsidRPr="009438FA">
        <w:rPr>
          <w:i/>
          <w:iCs/>
        </w:rPr>
        <w:t>big data</w:t>
      </w:r>
      <w:r>
        <w:t xml:space="preserve"> que puedan suponer una mejora sobre los sistemas actualmente implementados o que permitan trabajar con grandes volúmenes de usuarios.</w:t>
      </w:r>
    </w:p>
    <w:p w14:paraId="7B6B7F3A" w14:textId="6D90B37C" w:rsidR="00DF71A4" w:rsidRDefault="00DF71A4" w:rsidP="009438FA">
      <w:pPr>
        <w:pStyle w:val="ListParagraph"/>
        <w:numPr>
          <w:ilvl w:val="0"/>
          <w:numId w:val="50"/>
        </w:numPr>
        <w:pPrChange w:id="27" w:author="RAUL PERULA MARTINEZ" w:date="2022-08-29T13:33:00Z">
          <w:pPr/>
        </w:pPrChange>
      </w:pPr>
      <w:r>
        <w:t xml:space="preserve">Diseñar y construir una herramienta que emplee tecnología </w:t>
      </w:r>
      <w:r w:rsidRPr="009438FA">
        <w:rPr>
          <w:i/>
          <w:iCs/>
        </w:rPr>
        <w:t>big data</w:t>
      </w:r>
      <w:r>
        <w:t xml:space="preserve"> para detectar el uso de herramientas de chat durante exámenes realizados en sistemas informáticos.</w:t>
      </w:r>
    </w:p>
    <w:p w14:paraId="3218E200" w14:textId="77777777" w:rsidR="00151E4B" w:rsidRDefault="00151E4B" w:rsidP="00837C9E">
      <w:pPr>
        <w:pStyle w:val="NoSpacing"/>
      </w:pPr>
    </w:p>
    <w:p w14:paraId="20310676" w14:textId="53A11E8B" w:rsidR="00866098" w:rsidRDefault="00866098" w:rsidP="00866098">
      <w:pPr>
        <w:pStyle w:val="Heading2"/>
      </w:pPr>
      <w:bookmarkStart w:id="28" w:name="_Toc112354916"/>
      <w:r>
        <w:t>Estructura del proyecto</w:t>
      </w:r>
      <w:bookmarkEnd w:id="28"/>
    </w:p>
    <w:p w14:paraId="671D90D0" w14:textId="74495EFD" w:rsidR="00866098" w:rsidRDefault="00866098" w:rsidP="00866098">
      <w:pPr>
        <w:pStyle w:val="NoSpacing"/>
        <w:rPr>
          <w:lang w:eastAsia="es-ES"/>
        </w:rPr>
      </w:pPr>
    </w:p>
    <w:p w14:paraId="3DCE1189" w14:textId="4CD300A3" w:rsidR="00866098" w:rsidRDefault="00E63A79" w:rsidP="00B139AE">
      <w:pPr>
        <w:rPr>
          <w:lang w:eastAsia="es-ES"/>
        </w:rPr>
      </w:pPr>
      <w:r>
        <w:rPr>
          <w:lang w:eastAsia="es-ES"/>
        </w:rPr>
        <w:t xml:space="preserve">Este documento recoge los estudios y análisis </w:t>
      </w:r>
      <w:r w:rsidR="008D750F">
        <w:rPr>
          <w:lang w:eastAsia="es-ES"/>
        </w:rPr>
        <w:t>desarrollados</w:t>
      </w:r>
      <w:r>
        <w:rPr>
          <w:lang w:eastAsia="es-ES"/>
        </w:rPr>
        <w:t xml:space="preserve"> para la realización del proyecto, así como los diseños y especificaciones utilizados. De esta forma, los diferentes elementos se encontrarán distribuidos de la siguiente forma:</w:t>
      </w:r>
    </w:p>
    <w:p w14:paraId="27834E70" w14:textId="55CC530B" w:rsidR="00E63A79" w:rsidRDefault="00E63A79" w:rsidP="00B139AE">
      <w:pPr>
        <w:rPr>
          <w:lang w:eastAsia="es-ES"/>
        </w:rPr>
      </w:pPr>
      <w:r w:rsidRPr="00E63A79">
        <w:rPr>
          <w:b/>
          <w:bCs/>
          <w:lang w:eastAsia="es-ES"/>
        </w:rPr>
        <w:lastRenderedPageBreak/>
        <w:t>Marco teórico</w:t>
      </w:r>
      <w:r>
        <w:rPr>
          <w:lang w:eastAsia="es-ES"/>
        </w:rPr>
        <w:t xml:space="preserve">: En </w:t>
      </w:r>
      <w:r w:rsidR="00732AFD">
        <w:rPr>
          <w:lang w:eastAsia="es-ES"/>
        </w:rPr>
        <w:t>este apartado</w:t>
      </w:r>
      <w:r>
        <w:rPr>
          <w:lang w:eastAsia="es-ES"/>
        </w:rPr>
        <w:t xml:space="preserve"> se </w:t>
      </w:r>
      <w:r w:rsidR="00732AFD">
        <w:rPr>
          <w:lang w:eastAsia="es-ES"/>
        </w:rPr>
        <w:t>encuentran</w:t>
      </w:r>
      <w:r>
        <w:rPr>
          <w:lang w:eastAsia="es-ES"/>
        </w:rPr>
        <w:t xml:space="preserve"> los estudios realizados para comprender el significado del plagio y la copia en el entorno académico, además de recoger los diferentes estudios que determinan el estado del arte de las tecnologías empleadas para detectar y prevenir actos inmorales.</w:t>
      </w:r>
    </w:p>
    <w:p w14:paraId="1962A82B" w14:textId="73737080" w:rsidR="00E63A79" w:rsidRDefault="00E63A79" w:rsidP="00B139AE">
      <w:pPr>
        <w:rPr>
          <w:lang w:eastAsia="es-ES"/>
        </w:rPr>
      </w:pPr>
      <w:r w:rsidRPr="00E63A79">
        <w:rPr>
          <w:b/>
          <w:bCs/>
          <w:lang w:eastAsia="es-ES"/>
        </w:rPr>
        <w:t>Metodología</w:t>
      </w:r>
      <w:r>
        <w:rPr>
          <w:lang w:eastAsia="es-ES"/>
        </w:rPr>
        <w:t xml:space="preserve">: En este apartado se </w:t>
      </w:r>
      <w:r w:rsidR="00732AFD">
        <w:rPr>
          <w:lang w:eastAsia="es-ES"/>
        </w:rPr>
        <w:t xml:space="preserve">recoge </w:t>
      </w:r>
      <w:r>
        <w:rPr>
          <w:lang w:eastAsia="es-ES"/>
        </w:rPr>
        <w:t>toda la información referente a cómo se ha realizado este proyecto. Entre sus apartados se podrán ver la metodología</w:t>
      </w:r>
      <w:r w:rsidR="00732AFD">
        <w:rPr>
          <w:lang w:eastAsia="es-ES"/>
        </w:rPr>
        <w:t xml:space="preserve"> seguida</w:t>
      </w:r>
      <w:r>
        <w:rPr>
          <w:lang w:eastAsia="es-ES"/>
        </w:rPr>
        <w:t xml:space="preserve">, </w:t>
      </w:r>
      <w:r w:rsidR="00732AFD">
        <w:rPr>
          <w:lang w:eastAsia="es-ES"/>
        </w:rPr>
        <w:t xml:space="preserve">los </w:t>
      </w:r>
      <w:r>
        <w:rPr>
          <w:lang w:eastAsia="es-ES"/>
        </w:rPr>
        <w:t>plazos</w:t>
      </w:r>
      <w:r w:rsidR="00732AFD">
        <w:rPr>
          <w:lang w:eastAsia="es-ES"/>
        </w:rPr>
        <w:t xml:space="preserve"> y tiempos de cada tarea</w:t>
      </w:r>
      <w:r>
        <w:rPr>
          <w:lang w:eastAsia="es-ES"/>
        </w:rPr>
        <w:t xml:space="preserve">, </w:t>
      </w:r>
      <w:r w:rsidR="00732AFD">
        <w:rPr>
          <w:lang w:eastAsia="es-ES"/>
        </w:rPr>
        <w:t xml:space="preserve">los </w:t>
      </w:r>
      <w:r>
        <w:rPr>
          <w:lang w:eastAsia="es-ES"/>
        </w:rPr>
        <w:t>recursos empleados y costes</w:t>
      </w:r>
      <w:r w:rsidR="00732AFD">
        <w:rPr>
          <w:lang w:eastAsia="es-ES"/>
        </w:rPr>
        <w:t xml:space="preserve"> que el proyecto ha requerido</w:t>
      </w:r>
      <w:r>
        <w:rPr>
          <w:lang w:eastAsia="es-ES"/>
        </w:rPr>
        <w:t>.</w:t>
      </w:r>
    </w:p>
    <w:p w14:paraId="199EE1F6" w14:textId="4042869C" w:rsidR="00E63A79" w:rsidRDefault="00E63A79" w:rsidP="00B139AE">
      <w:pPr>
        <w:rPr>
          <w:lang w:eastAsia="es-ES"/>
        </w:rPr>
      </w:pPr>
      <w:r w:rsidRPr="00732AFD">
        <w:rPr>
          <w:b/>
          <w:bCs/>
          <w:lang w:eastAsia="es-ES"/>
        </w:rPr>
        <w:t>Resultados</w:t>
      </w:r>
      <w:r>
        <w:rPr>
          <w:lang w:eastAsia="es-ES"/>
        </w:rPr>
        <w:t xml:space="preserve">: </w:t>
      </w:r>
      <w:r w:rsidR="00732AFD">
        <w:rPr>
          <w:lang w:eastAsia="es-ES"/>
        </w:rPr>
        <w:t>En este apartado se encuentran los diferentes diseños y especificaciones llevadas a cabo para el desarrollo de la herramienta de detección. Se recogen los diferentes componentes y configuraciones probadas con el fin de detallar el procedimiento seguido y los resultados obtenidos.</w:t>
      </w:r>
    </w:p>
    <w:p w14:paraId="35CC7B0E" w14:textId="6517123D" w:rsidR="00732AFD" w:rsidRPr="00866098" w:rsidRDefault="00732AFD" w:rsidP="00B139AE">
      <w:pPr>
        <w:rPr>
          <w:lang w:eastAsia="es-ES"/>
        </w:rPr>
      </w:pPr>
      <w:r>
        <w:rPr>
          <w:b/>
          <w:bCs/>
          <w:lang w:eastAsia="es-ES"/>
        </w:rPr>
        <w:t>Futuras líneas de trabajo</w:t>
      </w:r>
      <w:r w:rsidRPr="00732AFD">
        <w:rPr>
          <w:lang w:eastAsia="es-ES"/>
        </w:rPr>
        <w:t>:</w:t>
      </w:r>
      <w:r>
        <w:rPr>
          <w:lang w:eastAsia="es-ES"/>
        </w:rPr>
        <w:t xml:space="preserve"> En este apartado se muestran oportunidades de desarrollo e investigación que han surgido durante la realización del proyecto y que puedan suponer una mejora sobre los resultados o sobre el ámbito del proyecto</w:t>
      </w:r>
    </w:p>
    <w:p w14:paraId="36C7BE4F" w14:textId="27DC9CFD" w:rsidR="003504F6" w:rsidRDefault="003504F6">
      <w:pPr>
        <w:rPr>
          <w:rFonts w:ascii="Calibri" w:eastAsia="Calibri" w:hAnsi="Calibri" w:cs="Times New Roman"/>
        </w:rPr>
      </w:pPr>
      <w:r>
        <w:br w:type="page"/>
      </w:r>
    </w:p>
    <w:p w14:paraId="557F69E7" w14:textId="77777777" w:rsidR="003504F6" w:rsidRDefault="003504F6" w:rsidP="00837C9E">
      <w:pPr>
        <w:pStyle w:val="NoSpacing"/>
      </w:pPr>
    </w:p>
    <w:p w14:paraId="61CE78B3" w14:textId="741D294E" w:rsidR="00837C9E" w:rsidRDefault="003504F6" w:rsidP="003504F6">
      <w:pPr>
        <w:pStyle w:val="Heading1"/>
      </w:pPr>
      <w:bookmarkStart w:id="29" w:name="_Toc112354917"/>
      <w:commentRangeStart w:id="30"/>
      <w:r>
        <w:t xml:space="preserve">Memoria </w:t>
      </w:r>
      <w:r w:rsidR="00E92DA1">
        <w:t>Técnica</w:t>
      </w:r>
      <w:bookmarkEnd w:id="29"/>
      <w:commentRangeEnd w:id="30"/>
      <w:r w:rsidR="009438FA">
        <w:rPr>
          <w:rStyle w:val="CommentReference"/>
          <w:rFonts w:asciiTheme="minorHAnsi" w:eastAsiaTheme="minorHAnsi" w:hAnsiTheme="minorHAnsi" w:cstheme="minorBidi"/>
          <w:b w:val="0"/>
        </w:rPr>
        <w:commentReference w:id="30"/>
      </w:r>
    </w:p>
    <w:p w14:paraId="1DC6825C" w14:textId="77777777" w:rsidR="00866098" w:rsidRPr="00866098" w:rsidRDefault="00866098" w:rsidP="00866098"/>
    <w:p w14:paraId="01A4C5A5" w14:textId="7219E827" w:rsidR="003504F6" w:rsidRDefault="003504F6" w:rsidP="003504F6">
      <w:pPr>
        <w:pStyle w:val="Heading2"/>
      </w:pPr>
      <w:r>
        <w:tab/>
      </w:r>
      <w:bookmarkStart w:id="31" w:name="_Toc112354918"/>
      <w:r>
        <w:t>Objetivos</w:t>
      </w:r>
      <w:bookmarkEnd w:id="31"/>
    </w:p>
    <w:p w14:paraId="66EC07F1" w14:textId="33F0390D" w:rsidR="003504F6" w:rsidRDefault="003504F6" w:rsidP="003504F6">
      <w:pPr>
        <w:rPr>
          <w:lang w:eastAsia="es-ES"/>
        </w:rPr>
      </w:pPr>
    </w:p>
    <w:p w14:paraId="21C98443" w14:textId="5380BC4D" w:rsidR="002A41EC" w:rsidRDefault="006D178E" w:rsidP="003504F6">
      <w:pPr>
        <w:rPr>
          <w:lang w:eastAsia="es-ES"/>
        </w:rPr>
      </w:pPr>
      <w:commentRangeStart w:id="32"/>
      <w:r>
        <w:rPr>
          <w:highlight w:val="yellow"/>
          <w:lang w:eastAsia="es-ES"/>
        </w:rPr>
        <w:t>¿</w:t>
      </w:r>
      <w:r w:rsidR="002A41EC" w:rsidRPr="006D178E">
        <w:rPr>
          <w:highlight w:val="yellow"/>
          <w:lang w:eastAsia="es-ES"/>
        </w:rPr>
        <w:t>Repetir objetivos</w:t>
      </w:r>
      <w:r>
        <w:rPr>
          <w:highlight w:val="yellow"/>
          <w:lang w:eastAsia="es-ES"/>
        </w:rPr>
        <w:t xml:space="preserve"> de la introducción o quitarlos de la introducción para pasarlos aquí</w:t>
      </w:r>
      <w:r w:rsidR="002A41EC" w:rsidRPr="006D178E">
        <w:rPr>
          <w:highlight w:val="yellow"/>
          <w:lang w:eastAsia="es-ES"/>
        </w:rPr>
        <w:t>?</w:t>
      </w:r>
      <w:commentRangeEnd w:id="32"/>
      <w:r w:rsidR="00B54A95">
        <w:rPr>
          <w:rStyle w:val="CommentReference"/>
        </w:rPr>
        <w:commentReference w:id="32"/>
      </w:r>
    </w:p>
    <w:p w14:paraId="1E097B01" w14:textId="77777777" w:rsidR="002A41EC" w:rsidRPr="003504F6" w:rsidRDefault="002A41EC" w:rsidP="003504F6">
      <w:pPr>
        <w:rPr>
          <w:lang w:eastAsia="es-ES"/>
        </w:rPr>
      </w:pPr>
    </w:p>
    <w:p w14:paraId="6273C9DF" w14:textId="5DFB032A" w:rsidR="003504F6" w:rsidRDefault="003504F6" w:rsidP="003504F6">
      <w:pPr>
        <w:pStyle w:val="Heading2"/>
      </w:pPr>
      <w:bookmarkStart w:id="33" w:name="_Toc112354919"/>
      <w:r>
        <w:t>Marco Teórico</w:t>
      </w:r>
      <w:bookmarkEnd w:id="33"/>
    </w:p>
    <w:p w14:paraId="0D5921FB" w14:textId="7206DEE3" w:rsidR="003504F6" w:rsidRDefault="003504F6" w:rsidP="00232767">
      <w:pPr>
        <w:pStyle w:val="NoSpacing"/>
        <w:rPr>
          <w:lang w:eastAsia="es-ES"/>
        </w:rPr>
      </w:pPr>
    </w:p>
    <w:p w14:paraId="5FF6F73D" w14:textId="20244B00" w:rsidR="00232767" w:rsidRDefault="00232767" w:rsidP="00B139AE">
      <w:r>
        <w:t xml:space="preserve">En este apartado se encuentran recogidos los diferentes elementos y estudios que conforman el estado del arte de tema de este proyecto. </w:t>
      </w:r>
    </w:p>
    <w:p w14:paraId="3A661052" w14:textId="01F7B28F" w:rsidR="00B139AE" w:rsidRDefault="00B139AE" w:rsidP="00B139AE">
      <w:pPr>
        <w:pStyle w:val="Heading3"/>
      </w:pPr>
      <w:bookmarkStart w:id="34" w:name="_Toc112354920"/>
      <w:r>
        <w:t>Consecuencias de la copia y el plagio en el entorno académico y origen de su prevención</w:t>
      </w:r>
      <w:bookmarkEnd w:id="34"/>
    </w:p>
    <w:p w14:paraId="4FAAF8D8" w14:textId="77777777" w:rsidR="00B139AE" w:rsidRDefault="00B139AE" w:rsidP="00232767">
      <w:pPr>
        <w:pStyle w:val="NoSpacing"/>
      </w:pPr>
    </w:p>
    <w:p w14:paraId="76D270B4" w14:textId="77777777" w:rsidR="00B139AE" w:rsidRPr="00B139AE" w:rsidRDefault="00B139AE" w:rsidP="00B139AE">
      <w:r w:rsidRPr="00B139AE">
        <w:t xml:space="preserve">La creciente demanda de formaciones online y la aparición de nuevos centros formativos basados plenamente en cursos impartidos de forma remota han dado lugar a que las instituciones de formación presencial hayan centrado sus esfuerzos en este nuevo nicho. Para ello, han adaptado la metodología de aprendizaje y de evaluación de sus alumnos, de forma que estos puedan obtener sus titulaciones desde el lugar que mejor se adapte a sus necesidades. </w:t>
      </w:r>
    </w:p>
    <w:p w14:paraId="023A9FDB" w14:textId="31680704" w:rsidR="00B139AE" w:rsidRPr="00B139AE" w:rsidRDefault="00B139AE" w:rsidP="00B139AE">
      <w:r w:rsidRPr="00B139AE">
        <w:t>Sin embargo, las formaciones online poseen ciertos factores limitantes a la hora de perseguir el plagi</w:t>
      </w:r>
      <w:r w:rsidR="00AE7C34">
        <w:t>o y la copia</w:t>
      </w:r>
      <w:r w:rsidRPr="00B139AE">
        <w:t xml:space="preserve"> entre los alumnos. El estudiante, al no encontrase en un entorno vigilado por los docentes, encuentra una mayor facilidad y falta de controles para realizar esta actividad inmoral, esto, sumado a la influencia de otros alumnos puede llegar a convertirse en un aliciente. </w:t>
      </w:r>
    </w:p>
    <w:p w14:paraId="60F7EB12" w14:textId="15DEED96" w:rsidR="00B139AE" w:rsidRDefault="00B139AE" w:rsidP="00661832">
      <w:r w:rsidRPr="00B139AE">
        <w:t>El plagio es un elemento persistente que algunos estudiantes utilizan con la motivación de minimizar o reducir esfuerzos a la hora de aprobar una materia. Este acto, muchas veces es realizado sin que los estudiantes sean plenamente conscientes de las consecuencias que pueden acarrear para ellos mismos y para el resto de los integrantes del proceso formativo.</w:t>
      </w:r>
    </w:p>
    <w:p w14:paraId="244D3EBA" w14:textId="370F2C97" w:rsidR="00661832" w:rsidRDefault="00661832" w:rsidP="00661832">
      <w:pPr>
        <w:pStyle w:val="Heading4"/>
      </w:pPr>
      <w:r>
        <w:t>Consecuencias de la copia y el plagio y metodologías utilizadas</w:t>
      </w:r>
    </w:p>
    <w:p w14:paraId="5C2E79B1" w14:textId="77777777" w:rsidR="00661832" w:rsidRPr="00661832" w:rsidRDefault="00661832" w:rsidP="00661832"/>
    <w:p w14:paraId="0CA0CF98" w14:textId="5A36F2BC" w:rsidR="00661832" w:rsidRDefault="00661832" w:rsidP="00661832">
      <w:r>
        <w:t>Las entidades que se pueden ver afectadas cada vez que un caso de copia o de plagio se da por parte de los alumnos son:</w:t>
      </w:r>
      <w:r w:rsidRPr="00661832">
        <w:t xml:space="preserve"> </w:t>
      </w:r>
    </w:p>
    <w:p w14:paraId="05B6546A" w14:textId="248B3C9B" w:rsidR="00661832" w:rsidRPr="00661832" w:rsidRDefault="00661832" w:rsidP="00661832">
      <w:pPr>
        <w:pStyle w:val="ListParagraph"/>
        <w:numPr>
          <w:ilvl w:val="0"/>
          <w:numId w:val="41"/>
        </w:numPr>
      </w:pPr>
      <w:r w:rsidRPr="00661832">
        <w:rPr>
          <w:b/>
          <w:bCs/>
        </w:rPr>
        <w:t>Centro formativo</w:t>
      </w:r>
      <w:r w:rsidRPr="00661832">
        <w:t xml:space="preserve">: Si los casos de plagio no son controlados y son expuestos a los medios públicos, el centro puede ver afectada su reputación al mismo tiempo </w:t>
      </w:r>
      <w:r w:rsidRPr="00661832">
        <w:lastRenderedPageBreak/>
        <w:t xml:space="preserve">que puede perder posiciones en los diferentes rankings que conforman la base del prestigio del centro. De la misma forma, el centro puede perder patrocinios y oportunidades con terceros que no quieran verse afectados por la mala reputación de los centros, resultando todo ello en una posible pérdida económica significativa. </w:t>
      </w:r>
    </w:p>
    <w:p w14:paraId="3ED12CB7" w14:textId="5B0FBDAB" w:rsidR="00661832" w:rsidRPr="00661832" w:rsidRDefault="00661832" w:rsidP="00661832">
      <w:pPr>
        <w:pStyle w:val="ListParagraph"/>
        <w:numPr>
          <w:ilvl w:val="0"/>
          <w:numId w:val="41"/>
        </w:numPr>
      </w:pPr>
      <w:r w:rsidRPr="00661832">
        <w:rPr>
          <w:b/>
          <w:bCs/>
        </w:rPr>
        <w:t>Docentes</w:t>
      </w:r>
      <w:r w:rsidRPr="00661832">
        <w:t xml:space="preserve">: Si los casos de plagio son expuestos, los docentes pueden perder reputación en el mundo académico y, para aquellos que formen parte del mundo empresarial, también pueden hacerlo en las empresas en las que trabajen. Dando como resultado una pérdida de oportunidades laborales significativa. </w:t>
      </w:r>
    </w:p>
    <w:p w14:paraId="07F86867" w14:textId="00089991" w:rsidR="00661832" w:rsidRPr="00661832" w:rsidRDefault="00661832" w:rsidP="00661832">
      <w:pPr>
        <w:pStyle w:val="ListParagraph"/>
        <w:numPr>
          <w:ilvl w:val="0"/>
          <w:numId w:val="41"/>
        </w:numPr>
      </w:pPr>
      <w:r w:rsidRPr="00661832">
        <w:rPr>
          <w:b/>
          <w:bCs/>
        </w:rPr>
        <w:t>Alumno</w:t>
      </w:r>
      <w:r w:rsidRPr="00661832">
        <w:t xml:space="preserve">: Si un alumno es descubierto </w:t>
      </w:r>
      <w:r w:rsidR="00AE7C34">
        <w:t>copiando o cometiendo plagio</w:t>
      </w:r>
      <w:r w:rsidRPr="00661832">
        <w:t xml:space="preserve">, se expone a medidas disciplinarias por parte del centro formativo que pueden llegar a ser tales como la expulsión del propio centro. Además, si los casos de plagio se hacen públicos, es posible que las empresas rechacen la entrada del alumno a sus plantillas, dificultando el proceso de búsqueda de trabajo. </w:t>
      </w:r>
    </w:p>
    <w:p w14:paraId="612771AB" w14:textId="1022F501" w:rsidR="00661832" w:rsidRDefault="00661832" w:rsidP="00661832">
      <w:r w:rsidRPr="00661832">
        <w:t>Con el fin de reducir ese riesgo reputacional y económico, los centros educativos a lo largo del mundo han desarrollado e implementado diferentes metodologías y herramientas que previenen la ocurrencia de estos casos. [1]</w:t>
      </w:r>
    </w:p>
    <w:p w14:paraId="42FDAE8A" w14:textId="635D3AE3" w:rsidR="00661832" w:rsidRPr="00661832" w:rsidRDefault="00661832" w:rsidP="00661832">
      <w:r w:rsidRPr="00661832">
        <w:t xml:space="preserve">Entre estas metodologías </w:t>
      </w:r>
      <w:r w:rsidR="00AE7C34">
        <w:t>se encuentran</w:t>
      </w:r>
      <w:r w:rsidRPr="00661832">
        <w:t xml:space="preserve"> centros que han impartido en la totalidad del curso las materias de forma remota, sin embargo, debido a la falta de recursos y herramientas, las evaluaciones de las asignaturas se han realizado de forma presencial, evitando así la falta de controles. Por otra parte, muchos centros han basado sus controles en la realización de los exámenes al mismo tiempo que se realizaban videollamadas, para que, de esta forma, los docentes fuesen capaces de ver las caras y movimientos de los alumnos, sin embargo, esta metodología se encuentra limitada al no mostrar las aplicaciones que los alumnos tienen abiertas mientras realizan el examen. </w:t>
      </w:r>
    </w:p>
    <w:p w14:paraId="281DF43E" w14:textId="7CA3AB14" w:rsidR="00661832" w:rsidRDefault="00661832" w:rsidP="00661832">
      <w:r w:rsidRPr="00661832">
        <w:t>Por otra parte, algunas entidades académicas han optado por el uso de herramientas tecnológicas como COLIBRI o INSPERA que permiten la realización de exámenes a través de plataformas o incluso el bloqueo de aplicaciones no deseadas durante el examen. Mientras, otras han optado por el uso de programas de ‘</w:t>
      </w:r>
      <w:proofErr w:type="spellStart"/>
      <w:r w:rsidRPr="00661832">
        <w:rPr>
          <w:i/>
          <w:iCs/>
        </w:rPr>
        <w:t>proctoring</w:t>
      </w:r>
      <w:proofErr w:type="spellEnd"/>
      <w:r w:rsidRPr="00661832">
        <w:rPr>
          <w:i/>
          <w:iCs/>
        </w:rPr>
        <w:t xml:space="preserve">’ </w:t>
      </w:r>
      <w:r w:rsidRPr="00661832">
        <w:t>(Monitorización de fotografías y reconocimiento facial, además del uso de información del uso del navegador) [2]. Este tipo de herramientas tecnológicas será el que se analizará y sobre el que se basará la investigación de esta tesis.</w:t>
      </w:r>
    </w:p>
    <w:p w14:paraId="2DE70FC9" w14:textId="5A0D46F3" w:rsidR="00661832" w:rsidRDefault="00661832" w:rsidP="00661832">
      <w:pPr>
        <w:pStyle w:val="Heading4"/>
      </w:pPr>
      <w:proofErr w:type="spellStart"/>
      <w:r>
        <w:t>Proctoring</w:t>
      </w:r>
      <w:proofErr w:type="spellEnd"/>
      <w:r>
        <w:t xml:space="preserve"> y reconocimiento de imágenes</w:t>
      </w:r>
    </w:p>
    <w:p w14:paraId="526DE28C" w14:textId="4A67C3CD" w:rsidR="00661832" w:rsidRDefault="00661832" w:rsidP="00661832"/>
    <w:p w14:paraId="48D7CDD6" w14:textId="77777777" w:rsidR="00661832" w:rsidRPr="00661832" w:rsidRDefault="00661832" w:rsidP="00661832">
      <w:r w:rsidRPr="00661832">
        <w:t xml:space="preserve">Las herramientas de </w:t>
      </w:r>
      <w:proofErr w:type="spellStart"/>
      <w:r w:rsidRPr="00661832">
        <w:t>proctoring</w:t>
      </w:r>
      <w:proofErr w:type="spellEnd"/>
      <w:r w:rsidRPr="00661832">
        <w:t xml:space="preserve"> son utilizadas con el fin de verificar la identidad de los alumnos y validar que su comportamiento durante el examen es licito. Para ello se basan </w:t>
      </w:r>
      <w:r w:rsidRPr="00661832">
        <w:lastRenderedPageBreak/>
        <w:t>en el reconocimiento facial a través de imágenes tomadas con la ‘</w:t>
      </w:r>
      <w:r w:rsidRPr="00661832">
        <w:rPr>
          <w:i/>
          <w:iCs/>
        </w:rPr>
        <w:t xml:space="preserve">web </w:t>
      </w:r>
      <w:proofErr w:type="spellStart"/>
      <w:r w:rsidRPr="00661832">
        <w:rPr>
          <w:i/>
          <w:iCs/>
        </w:rPr>
        <w:t>cam</w:t>
      </w:r>
      <w:proofErr w:type="spellEnd"/>
      <w:r w:rsidRPr="00661832">
        <w:rPr>
          <w:i/>
          <w:iCs/>
        </w:rPr>
        <w:t xml:space="preserve">’ </w:t>
      </w:r>
      <w:r w:rsidRPr="00661832">
        <w:t xml:space="preserve">del estudiante con el uso de modelos de inteligencia artificial. </w:t>
      </w:r>
    </w:p>
    <w:p w14:paraId="1A0074EB" w14:textId="77777777" w:rsidR="00661832" w:rsidRPr="00661832" w:rsidRDefault="00661832" w:rsidP="00661832">
      <w:r w:rsidRPr="00661832">
        <w:t xml:space="preserve">De esta forma, las aplicaciones empleadas registran la aparición de más personas durante la realización del examen, el uso de otros dispositivos como móviles o </w:t>
      </w:r>
      <w:r w:rsidRPr="00661832">
        <w:rPr>
          <w:i/>
          <w:iCs/>
        </w:rPr>
        <w:t xml:space="preserve">smartwatchs </w:t>
      </w:r>
      <w:r w:rsidRPr="00661832">
        <w:t xml:space="preserve">o incluso el audio del sistema. </w:t>
      </w:r>
    </w:p>
    <w:p w14:paraId="1E921D9C" w14:textId="11003084" w:rsidR="00661832" w:rsidRPr="00661832" w:rsidRDefault="00661832" w:rsidP="00661832">
      <w:r w:rsidRPr="00661832">
        <w:t>Sin embargo, existe cierta controversia entre quienes afirman que el uso de este tipo de herramientas reduce los casos de plagio durante la realización de exámenes online, y quienes defienden que el uso de estas herramientas no supone un cambio importante en la detección del plagio [3</w:t>
      </w:r>
      <w:r w:rsidR="00351C87">
        <w:t>,4</w:t>
      </w:r>
      <w:r w:rsidRPr="00661832">
        <w:t>].</w:t>
      </w:r>
    </w:p>
    <w:p w14:paraId="6686B306" w14:textId="77777777" w:rsidR="00661832" w:rsidRPr="00661832" w:rsidRDefault="00661832" w:rsidP="00661832">
      <w:r w:rsidRPr="00661832">
        <w:t xml:space="preserve">A continuación, se encuentran listadas algunas de las herramientas de </w:t>
      </w:r>
      <w:proofErr w:type="spellStart"/>
      <w:r w:rsidRPr="00661832">
        <w:t>proctoring</w:t>
      </w:r>
      <w:proofErr w:type="spellEnd"/>
      <w:r w:rsidRPr="00661832">
        <w:t xml:space="preserve"> que se pueden encontrar en el mercado y que facilitan controlar los exámenes online: </w:t>
      </w:r>
    </w:p>
    <w:p w14:paraId="588EE6B6" w14:textId="644E9F9C" w:rsidR="00661832" w:rsidRPr="00D62A23" w:rsidRDefault="00661832" w:rsidP="00661832">
      <w:pPr>
        <w:pStyle w:val="ListParagraph"/>
        <w:numPr>
          <w:ilvl w:val="0"/>
          <w:numId w:val="42"/>
        </w:numPr>
      </w:pPr>
      <w:r w:rsidRPr="00D62A23">
        <w:t xml:space="preserve">Mercer – </w:t>
      </w:r>
      <w:proofErr w:type="spellStart"/>
      <w:r w:rsidRPr="00D62A23">
        <w:t>Mettl</w:t>
      </w:r>
      <w:proofErr w:type="spellEnd"/>
      <w:r w:rsidRPr="00D62A23">
        <w:t xml:space="preserve"> </w:t>
      </w:r>
    </w:p>
    <w:p w14:paraId="7D35C5C8" w14:textId="37B9E3BB" w:rsidR="00661832" w:rsidRPr="00661832" w:rsidRDefault="00661832" w:rsidP="00661832">
      <w:pPr>
        <w:pStyle w:val="ListParagraph"/>
        <w:numPr>
          <w:ilvl w:val="0"/>
          <w:numId w:val="42"/>
        </w:numPr>
      </w:pPr>
      <w:proofErr w:type="spellStart"/>
      <w:r w:rsidRPr="00661832">
        <w:t>ProctorU</w:t>
      </w:r>
      <w:proofErr w:type="spellEnd"/>
      <w:r w:rsidRPr="00661832">
        <w:t xml:space="preserve"> </w:t>
      </w:r>
    </w:p>
    <w:p w14:paraId="12F1788E" w14:textId="10EE76C9" w:rsidR="00661832" w:rsidRPr="00661832" w:rsidRDefault="00661832" w:rsidP="00661832">
      <w:pPr>
        <w:pStyle w:val="ListParagraph"/>
        <w:numPr>
          <w:ilvl w:val="0"/>
          <w:numId w:val="42"/>
        </w:numPr>
      </w:pPr>
      <w:proofErr w:type="spellStart"/>
      <w:r w:rsidRPr="00661832">
        <w:t>Examity</w:t>
      </w:r>
      <w:proofErr w:type="spellEnd"/>
      <w:r w:rsidRPr="00661832">
        <w:t xml:space="preserve"> </w:t>
      </w:r>
    </w:p>
    <w:p w14:paraId="54AA8C78" w14:textId="2AFF0DF4" w:rsidR="00661832" w:rsidRPr="00661832" w:rsidRDefault="00661832" w:rsidP="00661832">
      <w:pPr>
        <w:pStyle w:val="ListParagraph"/>
        <w:numPr>
          <w:ilvl w:val="0"/>
          <w:numId w:val="42"/>
        </w:numPr>
      </w:pPr>
      <w:proofErr w:type="spellStart"/>
      <w:r w:rsidRPr="00661832">
        <w:t>Verificient</w:t>
      </w:r>
      <w:proofErr w:type="spellEnd"/>
      <w:r w:rsidRPr="00661832">
        <w:t xml:space="preserve"> </w:t>
      </w:r>
    </w:p>
    <w:p w14:paraId="7AD7CC3D" w14:textId="35E4D1CF" w:rsidR="00661832" w:rsidRDefault="00661832" w:rsidP="00661832">
      <w:pPr>
        <w:pStyle w:val="ListParagraph"/>
        <w:numPr>
          <w:ilvl w:val="0"/>
          <w:numId w:val="42"/>
        </w:numPr>
      </w:pPr>
      <w:proofErr w:type="spellStart"/>
      <w:r w:rsidRPr="00661832">
        <w:t>AIProctor</w:t>
      </w:r>
      <w:proofErr w:type="spellEnd"/>
      <w:r w:rsidRPr="00661832">
        <w:t xml:space="preserve"> </w:t>
      </w:r>
    </w:p>
    <w:p w14:paraId="5F106E0E" w14:textId="6D19F6D6" w:rsidR="00661832" w:rsidRDefault="00661832" w:rsidP="00661832">
      <w:pPr>
        <w:pStyle w:val="ListParagraph"/>
        <w:numPr>
          <w:ilvl w:val="0"/>
          <w:numId w:val="42"/>
        </w:numPr>
      </w:pPr>
      <w:proofErr w:type="spellStart"/>
      <w:r w:rsidRPr="00661832">
        <w:t>Turnitin</w:t>
      </w:r>
      <w:proofErr w:type="spellEnd"/>
      <w:r w:rsidRPr="00661832">
        <w:t xml:space="preserve"> </w:t>
      </w:r>
    </w:p>
    <w:p w14:paraId="181F5CC4" w14:textId="77777777" w:rsidR="00696FC9" w:rsidRDefault="00696FC9" w:rsidP="00696FC9">
      <w:pPr>
        <w:pStyle w:val="ListParagraph"/>
      </w:pPr>
    </w:p>
    <w:p w14:paraId="602A84F5" w14:textId="11A6FCA3" w:rsidR="00696FC9" w:rsidRPr="00F2139B" w:rsidRDefault="00696FC9" w:rsidP="00696FC9">
      <w:pPr>
        <w:pStyle w:val="Heading4"/>
        <w:rPr>
          <w:highlight w:val="cyan"/>
        </w:rPr>
      </w:pPr>
      <w:r w:rsidRPr="00F2139B">
        <w:rPr>
          <w:highlight w:val="cyan"/>
        </w:rPr>
        <w:t>Análisis de herramientas</w:t>
      </w:r>
    </w:p>
    <w:p w14:paraId="4BFFB717" w14:textId="77777777" w:rsidR="00696FC9" w:rsidRPr="00661832" w:rsidRDefault="00696FC9" w:rsidP="00696FC9"/>
    <w:p w14:paraId="11C1EA85" w14:textId="145AC29B" w:rsidR="00661832" w:rsidRDefault="0093295E" w:rsidP="00661832">
      <w:pPr>
        <w:pStyle w:val="Heading3"/>
      </w:pPr>
      <w:bookmarkStart w:id="35" w:name="_Toc112354921"/>
      <w:r>
        <w:t>Almacenamiento y procesamiento de imágenes</w:t>
      </w:r>
      <w:bookmarkEnd w:id="35"/>
    </w:p>
    <w:p w14:paraId="11E29ADE" w14:textId="6A3D1DDF" w:rsidR="0093295E" w:rsidRDefault="0093295E" w:rsidP="0093295E">
      <w:pPr>
        <w:pStyle w:val="Heading4"/>
      </w:pPr>
      <w:commentRangeStart w:id="36"/>
      <w:r>
        <w:t>Formatos de almacenamiento de imágenes</w:t>
      </w:r>
      <w:commentRangeEnd w:id="36"/>
      <w:r w:rsidR="00B54A95">
        <w:rPr>
          <w:rStyle w:val="CommentReference"/>
          <w:rFonts w:asciiTheme="minorHAnsi" w:eastAsiaTheme="minorHAnsi" w:hAnsiTheme="minorHAnsi" w:cstheme="minorBidi"/>
          <w:b w:val="0"/>
          <w:bCs w:val="0"/>
          <w:i w:val="0"/>
          <w:iCs w:val="0"/>
        </w:rPr>
        <w:commentReference w:id="36"/>
      </w:r>
    </w:p>
    <w:p w14:paraId="45AFD173" w14:textId="77777777" w:rsidR="00AF28E1" w:rsidRPr="00AF28E1" w:rsidRDefault="00AF28E1" w:rsidP="00AF28E1"/>
    <w:p w14:paraId="029CF4E4" w14:textId="77777777" w:rsidR="00781766" w:rsidRPr="00781766" w:rsidRDefault="00781766" w:rsidP="00781766">
      <w:r w:rsidRPr="00781766">
        <w:t xml:space="preserve">Uno de los factores más importantes a la hora de trabajar con imágenes, ya sea biológica o computacionalmente, es la calidad de las imágenes o datos. </w:t>
      </w:r>
    </w:p>
    <w:p w14:paraId="5A6B872C" w14:textId="77777777" w:rsidR="00781766" w:rsidRPr="00781766" w:rsidRDefault="00781766" w:rsidP="00781766">
      <w:r w:rsidRPr="00781766">
        <w:t xml:space="preserve">En las personas, los ojos son los encargados de recibir y transformar la información del exterior con el fin de que esta sea enviada al cerebro para su interpretación. De esta forma, cuanto mejor capte y transforme la información mejores interpretaciones podrán obtenerse. Sin embargo, enfermedades como la miopía o la hipermetropía pueden llegar a reducir considerablemente la calidad de la información tomada por los ojos, resultando así en una peor interpretación. </w:t>
      </w:r>
    </w:p>
    <w:p w14:paraId="6A2D939A" w14:textId="77777777" w:rsidR="00781766" w:rsidRPr="00781766" w:rsidRDefault="00781766" w:rsidP="00781766">
      <w:r w:rsidRPr="00781766">
        <w:t xml:space="preserve">De la misma forma, los sistemas informáticos que trabajan con imágenes toman la información de diferentes sensores u otros sistemas que almacenan y transmiten la información a través de ficheros. Al existir diferentes tipos de sistemas, y por lo tanto diferentes tipos de requisitos de calidad, existen múltiples tipos de ficheros que </w:t>
      </w:r>
    </w:p>
    <w:p w14:paraId="2988149D" w14:textId="3F556146" w:rsidR="00781766" w:rsidRDefault="00781766" w:rsidP="00781766">
      <w:r w:rsidRPr="00781766">
        <w:lastRenderedPageBreak/>
        <w:t>almacenan la información de las imágenes en diferentes niveles de calidad. A continuación, se encuentran explicados los formatos más utilizados.</w:t>
      </w:r>
    </w:p>
    <w:p w14:paraId="254F87EA" w14:textId="24A42EED" w:rsidR="00F178C3" w:rsidRDefault="00781766" w:rsidP="00F178C3">
      <w:pPr>
        <w:pStyle w:val="Heading5"/>
        <w:rPr>
          <w:lang w:val="en-US"/>
        </w:rPr>
      </w:pPr>
      <w:r w:rsidRPr="00AF28E1">
        <w:rPr>
          <w:lang w:val="en-US"/>
        </w:rPr>
        <w:t>Raw Binary Image Format (RAW)</w:t>
      </w:r>
    </w:p>
    <w:p w14:paraId="49A9004E" w14:textId="77777777" w:rsidR="00F178C3" w:rsidRPr="00F178C3" w:rsidRDefault="00F178C3" w:rsidP="00F178C3">
      <w:pPr>
        <w:rPr>
          <w:lang w:val="en-US"/>
        </w:rPr>
      </w:pPr>
    </w:p>
    <w:p w14:paraId="5838C675" w14:textId="77777777" w:rsidR="00781766" w:rsidRPr="00781766" w:rsidRDefault="00781766" w:rsidP="00781766">
      <w:r w:rsidRPr="00781766">
        <w:t xml:space="preserve">RAW es el formato más básico, que almacena toda la información de las imágenes sin aplicar ningún tipo de análisis o procesamiento sobre ellas. De esta forma, almacena la información de las imágenes en binario directamente sobre el disco contenedor, facilitando así la escritura y lectura. </w:t>
      </w:r>
    </w:p>
    <w:p w14:paraId="15225524" w14:textId="77777777" w:rsidR="00781766" w:rsidRPr="00781766" w:rsidRDefault="00781766" w:rsidP="00781766">
      <w:r w:rsidRPr="00781766">
        <w:t xml:space="preserve">A diferencia de otros formatos, RAW no añade información extra en la cabecera de la imagen ni aplica ningún tipo de compresión. Además, la información es almacenada utilizando un total de 8 bits por píxel, lo que resulta en un rango de 0 a 255 niveles de gris. </w:t>
      </w:r>
    </w:p>
    <w:p w14:paraId="6129095D" w14:textId="77777777" w:rsidR="00781766" w:rsidRPr="00781766" w:rsidRDefault="00781766" w:rsidP="00781766">
      <w:r w:rsidRPr="00781766">
        <w:t xml:space="preserve">Como resultado de su forma de almacenamiento de información, los detalles y calidad de las imágenes es máxima al disponer de toda la información tomada por el sensor. Además, permite aplicar y transformar los datos a otros formatos sin suponer una perdida previa. </w:t>
      </w:r>
    </w:p>
    <w:p w14:paraId="746C7424" w14:textId="1667BE7F" w:rsidR="00781766" w:rsidRDefault="00781766" w:rsidP="00781766">
      <w:r w:rsidRPr="00781766">
        <w:t xml:space="preserve">Sin embargo, almacenar en crudo toda la información supone la creación de ficheros con un elevado peso lo que se traduce en un mayor tiempo de procesado de la información que puede hacerlo incompatible en función de las necesidades del sistema implementado. </w:t>
      </w:r>
    </w:p>
    <w:p w14:paraId="2311FE80" w14:textId="77777777" w:rsidR="0095295E" w:rsidRDefault="0095295E" w:rsidP="0095295E">
      <w:pPr>
        <w:keepNext/>
        <w:autoSpaceDE w:val="0"/>
        <w:autoSpaceDN w:val="0"/>
        <w:adjustRightInd w:val="0"/>
        <w:spacing w:after="0" w:line="240" w:lineRule="auto"/>
        <w:jc w:val="center"/>
      </w:pPr>
      <w:r>
        <w:rPr>
          <w:noProof/>
        </w:rPr>
        <w:drawing>
          <wp:inline distT="0" distB="0" distL="0" distR="0" wp14:anchorId="4DB4A7DB" wp14:editId="671845CC">
            <wp:extent cx="5400040" cy="3321050"/>
            <wp:effectExtent l="0" t="0" r="0" b="0"/>
            <wp:docPr id="14" name="Imagen 14" descr="RAW vs JPEG | The Ultimate Visual Guide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W vs JPEG | The Ultimate Visual Guide (Upd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321050"/>
                    </a:xfrm>
                    <a:prstGeom prst="rect">
                      <a:avLst/>
                    </a:prstGeom>
                    <a:noFill/>
                    <a:ln>
                      <a:noFill/>
                    </a:ln>
                  </pic:spPr>
                </pic:pic>
              </a:graphicData>
            </a:graphic>
          </wp:inline>
        </w:drawing>
      </w:r>
    </w:p>
    <w:p w14:paraId="2503C31D" w14:textId="208F8DF6" w:rsidR="00781766" w:rsidRDefault="0095295E" w:rsidP="0095295E">
      <w:pPr>
        <w:pStyle w:val="Caption"/>
        <w:jc w:val="center"/>
        <w:rPr>
          <w:rFonts w:ascii="Calibri" w:hAnsi="Calibri" w:cs="Calibri"/>
          <w:color w:val="000000"/>
          <w:sz w:val="23"/>
          <w:szCs w:val="23"/>
        </w:rPr>
      </w:pPr>
      <w:bookmarkStart w:id="37" w:name="_Toc112354927"/>
      <w:r>
        <w:t xml:space="preserve">Ilustración </w:t>
      </w:r>
      <w:fldSimple w:instr=" SEQ Ilustración \* ARABIC ">
        <w:r>
          <w:rPr>
            <w:noProof/>
          </w:rPr>
          <w:t>1</w:t>
        </w:r>
      </w:fldSimple>
      <w:r>
        <w:t>: RAW vs JPEG</w:t>
      </w:r>
      <w:bookmarkEnd w:id="37"/>
    </w:p>
    <w:p w14:paraId="230804DC" w14:textId="77777777" w:rsidR="00781766" w:rsidRDefault="00781766" w:rsidP="00781766">
      <w:pPr>
        <w:autoSpaceDE w:val="0"/>
        <w:autoSpaceDN w:val="0"/>
        <w:adjustRightInd w:val="0"/>
        <w:spacing w:after="0" w:line="240" w:lineRule="auto"/>
        <w:jc w:val="left"/>
        <w:rPr>
          <w:rFonts w:ascii="Calibri" w:hAnsi="Calibri" w:cs="Calibri"/>
          <w:color w:val="000000"/>
          <w:sz w:val="23"/>
          <w:szCs w:val="23"/>
        </w:rPr>
      </w:pPr>
    </w:p>
    <w:p w14:paraId="3C490D7C" w14:textId="77777777" w:rsidR="00781766" w:rsidRPr="00781766" w:rsidRDefault="00781766" w:rsidP="00781766">
      <w:r w:rsidRPr="00781766">
        <w:lastRenderedPageBreak/>
        <w:t xml:space="preserve">En la imagen anterior se puede ver la diferencia de calidad de la información con respecto al formato JPEG, del que se hablará en el punto siguiente. Como se puede ver, </w:t>
      </w:r>
    </w:p>
    <w:p w14:paraId="3731FD48" w14:textId="5EE97626" w:rsidR="00781766" w:rsidRDefault="00781766" w:rsidP="00781766">
      <w:r w:rsidRPr="00781766">
        <w:t xml:space="preserve">la nitidez del formato RAW es superior al no existir una transformación ni compresión de la información. Por otra parte, también se puede apreciar como los colores son más oscuros que los tomados en otros formatos. Es por ello </w:t>
      </w:r>
      <w:proofErr w:type="gramStart"/>
      <w:r w:rsidRPr="00781766">
        <w:t>que</w:t>
      </w:r>
      <w:proofErr w:type="gramEnd"/>
      <w:r w:rsidRPr="00781766">
        <w:t xml:space="preserve"> las imágenes tomadas en RAW suelen ser posteriormente procesadas por profesionales para adaptarlas a sus diferentes necesidades</w:t>
      </w:r>
      <w:r>
        <w:t>.</w:t>
      </w:r>
    </w:p>
    <w:p w14:paraId="2091533F" w14:textId="3D668179" w:rsidR="00781766" w:rsidRPr="00D800AF" w:rsidRDefault="00781766" w:rsidP="00AF28E1">
      <w:pPr>
        <w:pStyle w:val="Heading5"/>
        <w:rPr>
          <w:lang w:val="en-US"/>
        </w:rPr>
      </w:pPr>
      <w:r w:rsidRPr="00D800AF">
        <w:rPr>
          <w:lang w:val="en-US"/>
        </w:rPr>
        <w:t>Joint Photographic Experts Group (JPG or JPEG)</w:t>
      </w:r>
    </w:p>
    <w:p w14:paraId="2081C77D" w14:textId="2DCED9A8" w:rsidR="00781766" w:rsidRDefault="00781766" w:rsidP="00781766">
      <w:pPr>
        <w:autoSpaceDE w:val="0"/>
        <w:autoSpaceDN w:val="0"/>
        <w:adjustRightInd w:val="0"/>
        <w:spacing w:after="0" w:line="240" w:lineRule="auto"/>
        <w:jc w:val="left"/>
        <w:rPr>
          <w:color w:val="C00000"/>
          <w:sz w:val="26"/>
          <w:szCs w:val="26"/>
          <w:lang w:val="en-US"/>
        </w:rPr>
      </w:pPr>
    </w:p>
    <w:p w14:paraId="70A5311A" w14:textId="77777777" w:rsidR="00781766" w:rsidRPr="00781766" w:rsidRDefault="00781766" w:rsidP="00781766">
      <w:r w:rsidRPr="00781766">
        <w:t xml:space="preserve">El formato JPG o JPEG es un formato que transforma y comprime las imágenes de forma que los diferentes colores mostrados en ellas apliquen una tonalidad continua. Para ello almacena la información de la imagen en 24 bits, llegando a ofrecer un total de 16 millones de colores posibles. </w:t>
      </w:r>
    </w:p>
    <w:p w14:paraId="0C59B8CC" w14:textId="77777777" w:rsidR="00781766" w:rsidRPr="00781766" w:rsidRDefault="00781766" w:rsidP="00781766">
      <w:r w:rsidRPr="00781766">
        <w:t xml:space="preserve">Para la comprensión de las imágenes se aplican diferentes operaciones matemáticas tales como conversiones de formato de color, cuantizaciones… </w:t>
      </w:r>
    </w:p>
    <w:p w14:paraId="69131172" w14:textId="77777777" w:rsidR="00781766" w:rsidRPr="00781766" w:rsidRDefault="00781766" w:rsidP="00781766">
      <w:r w:rsidRPr="00781766">
        <w:t xml:space="preserve">Como resultado de la comprensión aplicada se obtiene una reducción de tamaño significativa (Normalmente superior a 20:1), lo que facilita almacenar y procesar las imágenes por los diferentes sistemas. Esto ha elevado su popularidad a lo largo del tiempo, llegando a convertirse en uno de los formatos más utilizados en internet en la actualidad. </w:t>
      </w:r>
    </w:p>
    <w:p w14:paraId="7380D44D" w14:textId="3B0DE11A" w:rsidR="00781766" w:rsidRDefault="00781766" w:rsidP="00781766">
      <w:r w:rsidRPr="00781766">
        <w:t>Sin embargo, las diferentes transformaciones y compresiones llevadas a cabo para almacenar las imágenes en formato JPEG modifican sutilmente la imagen. Al modificar las imágenes el nivel de calidad de la información se ve reducido, lo que hace descartar este formato de imagen en sistemas que requieran de un elevado nivel de calidad.</w:t>
      </w:r>
    </w:p>
    <w:p w14:paraId="2E16D441" w14:textId="77777777" w:rsidR="0095295E" w:rsidRDefault="0095295E" w:rsidP="0095295E">
      <w:pPr>
        <w:keepNext/>
        <w:autoSpaceDE w:val="0"/>
        <w:autoSpaceDN w:val="0"/>
        <w:adjustRightInd w:val="0"/>
        <w:spacing w:after="0" w:line="240" w:lineRule="auto"/>
        <w:jc w:val="center"/>
      </w:pPr>
      <w:r>
        <w:rPr>
          <w:noProof/>
        </w:rPr>
        <w:lastRenderedPageBreak/>
        <w:drawing>
          <wp:inline distT="0" distB="0" distL="0" distR="0" wp14:anchorId="27FB634C" wp14:editId="721D2802">
            <wp:extent cx="4432300" cy="3346635"/>
            <wp:effectExtent l="0" t="0" r="6350" b="635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1620" cy="3353672"/>
                    </a:xfrm>
                    <a:prstGeom prst="rect">
                      <a:avLst/>
                    </a:prstGeom>
                    <a:noFill/>
                    <a:ln>
                      <a:noFill/>
                    </a:ln>
                  </pic:spPr>
                </pic:pic>
              </a:graphicData>
            </a:graphic>
          </wp:inline>
        </w:drawing>
      </w:r>
    </w:p>
    <w:p w14:paraId="1E8177F1" w14:textId="7C4DD2F0" w:rsidR="00781766" w:rsidRDefault="0095295E" w:rsidP="0095295E">
      <w:pPr>
        <w:pStyle w:val="Caption"/>
        <w:jc w:val="center"/>
        <w:rPr>
          <w:rFonts w:ascii="Calibri" w:hAnsi="Calibri" w:cs="Calibri"/>
          <w:color w:val="000000"/>
          <w:sz w:val="23"/>
          <w:szCs w:val="23"/>
        </w:rPr>
      </w:pPr>
      <w:bookmarkStart w:id="38" w:name="_Toc112354928"/>
      <w:r>
        <w:t xml:space="preserve">Ilustración </w:t>
      </w:r>
      <w:fldSimple w:instr=" SEQ Ilustración \* ARABIC ">
        <w:r>
          <w:rPr>
            <w:noProof/>
          </w:rPr>
          <w:t>2</w:t>
        </w:r>
      </w:fldSimple>
      <w:r>
        <w:t>: Comparativa compresión JPEG</w:t>
      </w:r>
      <w:bookmarkEnd w:id="38"/>
    </w:p>
    <w:p w14:paraId="1EF3DF4B" w14:textId="5E62B88C" w:rsidR="00781766" w:rsidRDefault="00781766" w:rsidP="00781766">
      <w:r>
        <w:t xml:space="preserve">En la imagen anterior se pueden apreciar las diferencias y perdidas de calidad que se dan al aplicar las transformaciones y compresiones del formato JPEG sobre una imagen. Como se puede ver, la imagen original del ojo de la niña (Esquina inferior derecha) muestra un mayor detalle de las facciones que el ojo de la imagen que aplica el formato JPEG (Esquina superior derecha), en la cual se pueden ver pixeles de color de un tamaño muy superior a los apenas apreciables de la imagen original. </w:t>
      </w:r>
      <w:r w:rsidRPr="00AF28E1">
        <w:t>[</w:t>
      </w:r>
      <w:r w:rsidR="00881BCF">
        <w:t>5</w:t>
      </w:r>
      <w:r w:rsidRPr="00AF28E1">
        <w:t>]</w:t>
      </w:r>
    </w:p>
    <w:p w14:paraId="03D8C340" w14:textId="2DC713F1" w:rsidR="00781766" w:rsidRDefault="00781766" w:rsidP="00781766">
      <w:pPr>
        <w:autoSpaceDE w:val="0"/>
        <w:autoSpaceDN w:val="0"/>
        <w:adjustRightInd w:val="0"/>
        <w:spacing w:after="0" w:line="240" w:lineRule="auto"/>
        <w:jc w:val="left"/>
        <w:rPr>
          <w:sz w:val="23"/>
          <w:szCs w:val="23"/>
        </w:rPr>
      </w:pPr>
    </w:p>
    <w:p w14:paraId="4954C60A" w14:textId="26A72B15" w:rsidR="00781766" w:rsidRPr="00AF28E1" w:rsidRDefault="00781766" w:rsidP="00AF28E1">
      <w:pPr>
        <w:pStyle w:val="Heading5"/>
        <w:rPr>
          <w:lang w:val="en-US"/>
        </w:rPr>
      </w:pPr>
      <w:r w:rsidRPr="00AF28E1">
        <w:rPr>
          <w:lang w:val="en-US"/>
        </w:rPr>
        <w:t>Tagged Image File Format (TIFF)</w:t>
      </w:r>
    </w:p>
    <w:p w14:paraId="762C945A" w14:textId="274424BA" w:rsidR="00781766" w:rsidRDefault="00781766" w:rsidP="00781766">
      <w:pPr>
        <w:autoSpaceDE w:val="0"/>
        <w:autoSpaceDN w:val="0"/>
        <w:adjustRightInd w:val="0"/>
        <w:spacing w:after="0" w:line="240" w:lineRule="auto"/>
        <w:jc w:val="left"/>
        <w:rPr>
          <w:color w:val="C00000"/>
          <w:sz w:val="26"/>
          <w:szCs w:val="26"/>
          <w:lang w:val="en-US"/>
        </w:rPr>
      </w:pPr>
    </w:p>
    <w:p w14:paraId="668463BA" w14:textId="77777777" w:rsidR="00781766" w:rsidRPr="00781766" w:rsidRDefault="00781766" w:rsidP="00781766">
      <w:r w:rsidRPr="00781766">
        <w:t xml:space="preserve">El formato TIFF consiste en un formato que añade ‘etiquetas’ en la cabecera de la información de las imágenes con el fin de transmitir información de la propia imagen a los programas que la utilicen. Existen múltiples tipos de etiquetas que facilitan desde el tamaño y resolución de la propia imagen hasta miniaturas de la propia imagen con el fin de facilitar la previsualización a los programas. </w:t>
      </w:r>
    </w:p>
    <w:p w14:paraId="7FF2B427" w14:textId="77777777" w:rsidR="00781766" w:rsidRPr="00781766" w:rsidRDefault="00781766" w:rsidP="00781766">
      <w:r w:rsidRPr="00781766">
        <w:t xml:space="preserve">Este formato destaca principalmente por utilizar métodos de compresión sin perdidas como LZW y ZIP, de forma que la imagen siempre conserva toda la información disponible. Gracias a que este formato mantiene la totalidad de la información muchos sistemas y procesos lo utilizan. </w:t>
      </w:r>
    </w:p>
    <w:p w14:paraId="7C41B9ED" w14:textId="79106A57" w:rsidR="00781766" w:rsidRDefault="00781766" w:rsidP="00781766">
      <w:r w:rsidRPr="00781766">
        <w:t>Como contrapartida, al utilizar métodos de compresión sin perdidas, los ficheros resultantes son más pesados y requieren de más tiempo de procesamiento. En la siguiente imagen se puede ver como la misma imagen pasa de pesar 12 MB en formato JPEG a 100 MB cuando utiliza el formato TIFF.</w:t>
      </w:r>
    </w:p>
    <w:p w14:paraId="6605602D" w14:textId="77777777" w:rsidR="0095295E" w:rsidRDefault="0095295E" w:rsidP="0095295E">
      <w:pPr>
        <w:keepNext/>
        <w:autoSpaceDE w:val="0"/>
        <w:autoSpaceDN w:val="0"/>
        <w:adjustRightInd w:val="0"/>
        <w:spacing w:after="0" w:line="240" w:lineRule="auto"/>
        <w:jc w:val="center"/>
      </w:pPr>
      <w:r>
        <w:rPr>
          <w:noProof/>
          <w:szCs w:val="24"/>
          <w:lang w:val="en-US"/>
        </w:rPr>
        <w:lastRenderedPageBreak/>
        <w:drawing>
          <wp:inline distT="0" distB="0" distL="0" distR="0" wp14:anchorId="0B859DFC" wp14:editId="4238463B">
            <wp:extent cx="5400040" cy="3589655"/>
            <wp:effectExtent l="0" t="0" r="0" b="0"/>
            <wp:docPr id="5" name="Imagen 5" descr="Una persona con el cabello lar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persona con el cabello larg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5400040" cy="3589655"/>
                    </a:xfrm>
                    <a:prstGeom prst="rect">
                      <a:avLst/>
                    </a:prstGeom>
                  </pic:spPr>
                </pic:pic>
              </a:graphicData>
            </a:graphic>
          </wp:inline>
        </w:drawing>
      </w:r>
    </w:p>
    <w:p w14:paraId="05CC89DD" w14:textId="10BCCBB6" w:rsidR="00781766" w:rsidRDefault="0095295E" w:rsidP="0095295E">
      <w:pPr>
        <w:pStyle w:val="Caption"/>
        <w:jc w:val="center"/>
        <w:rPr>
          <w:rFonts w:ascii="Calibri" w:hAnsi="Calibri" w:cs="Calibri"/>
          <w:color w:val="000000"/>
          <w:sz w:val="23"/>
          <w:szCs w:val="23"/>
        </w:rPr>
      </w:pPr>
      <w:bookmarkStart w:id="39" w:name="_Toc112354929"/>
      <w:r>
        <w:t xml:space="preserve">Ilustración </w:t>
      </w:r>
      <w:fldSimple w:instr=" SEQ Ilustración \* ARABIC ">
        <w:r>
          <w:rPr>
            <w:noProof/>
          </w:rPr>
          <w:t>3</w:t>
        </w:r>
      </w:fldSimple>
      <w:r>
        <w:t>: Comparativa Peso JPEG vs TIFF</w:t>
      </w:r>
      <w:bookmarkEnd w:id="39"/>
    </w:p>
    <w:p w14:paraId="0FA71EC3" w14:textId="1953D58A" w:rsidR="00781766" w:rsidRDefault="00781766" w:rsidP="00781766">
      <w:pPr>
        <w:autoSpaceDE w:val="0"/>
        <w:autoSpaceDN w:val="0"/>
        <w:adjustRightInd w:val="0"/>
        <w:spacing w:after="0" w:line="240" w:lineRule="auto"/>
        <w:jc w:val="left"/>
        <w:rPr>
          <w:rFonts w:ascii="Calibri" w:hAnsi="Calibri" w:cs="Calibri"/>
          <w:color w:val="000000"/>
          <w:sz w:val="23"/>
          <w:szCs w:val="23"/>
        </w:rPr>
      </w:pPr>
    </w:p>
    <w:p w14:paraId="4033D989" w14:textId="30EB99B4" w:rsidR="00781766" w:rsidRPr="00781766" w:rsidRDefault="00781766" w:rsidP="00781766">
      <w:pPr>
        <w:rPr>
          <w:rFonts w:ascii="Calibri" w:hAnsi="Calibri" w:cs="Calibri"/>
          <w:color w:val="000000"/>
        </w:rPr>
      </w:pPr>
      <w:r>
        <w:t xml:space="preserve">Por otra parte, como se puede apreciar en la imagen anterior, existe una leve diferencia en la nitidez de las sombras y algunos colores entre una imagen que ha sido comprimida por el formato JPEG y la comprimida por TIFF, denotando así una mejor calidad por parte del formato TIFF. </w:t>
      </w:r>
      <w:r w:rsidRPr="00AF28E1">
        <w:t>[</w:t>
      </w:r>
      <w:r w:rsidR="00881BCF">
        <w:t>6</w:t>
      </w:r>
      <w:r w:rsidRPr="00AF28E1">
        <w:t>]</w:t>
      </w:r>
    </w:p>
    <w:p w14:paraId="09BEA479" w14:textId="4BBC89DA" w:rsidR="0093295E" w:rsidRDefault="0093295E" w:rsidP="0093295E">
      <w:pPr>
        <w:pStyle w:val="Heading4"/>
      </w:pPr>
      <w:r>
        <w:t>Espacios de colores</w:t>
      </w:r>
    </w:p>
    <w:p w14:paraId="1B014A69" w14:textId="23CA5E8D" w:rsidR="00781766" w:rsidRDefault="00781766" w:rsidP="00781766"/>
    <w:p w14:paraId="458CCC39" w14:textId="677AF71B" w:rsidR="00781766" w:rsidRPr="00781766" w:rsidRDefault="00781766" w:rsidP="00781766">
      <w:r w:rsidRPr="00781766">
        <w:t xml:space="preserve">Otro de los factores más importantes a la hora de trabajar con imágenes son los colores de las imágenes. </w:t>
      </w:r>
    </w:p>
    <w:p w14:paraId="458385B7" w14:textId="77777777" w:rsidR="00781766" w:rsidRPr="00781766" w:rsidRDefault="00781766" w:rsidP="00781766">
      <w:r w:rsidRPr="00781766">
        <w:t xml:space="preserve">Los colores son interpretaciones del cerebro ante las diferentes frecuencias reflectadas por los objetos del entorno. El ser humano únicamente es capaz de detectar e interpretar aquellas frecuencias situadas entre los 740 y los 380 nm. </w:t>
      </w:r>
    </w:p>
    <w:p w14:paraId="259A11EE" w14:textId="24C34B3D" w:rsidR="00781766" w:rsidRDefault="00781766" w:rsidP="00781766">
      <w:r w:rsidRPr="00781766">
        <w:t>Como se puede ver en la imagen siguiente, cada una de esas frecuencias es interpretada por el cerebro como un color distinto, componiendo la suma de todas ellas el espectro visible.</w:t>
      </w:r>
    </w:p>
    <w:p w14:paraId="56280FFB" w14:textId="77777777" w:rsidR="0095295E" w:rsidRDefault="0095295E" w:rsidP="0095295E">
      <w:pPr>
        <w:keepNext/>
        <w:jc w:val="center"/>
      </w:pPr>
      <w:r>
        <w:rPr>
          <w:noProof/>
        </w:rPr>
        <w:lastRenderedPageBreak/>
        <w:drawing>
          <wp:inline distT="0" distB="0" distL="0" distR="0" wp14:anchorId="32563B75" wp14:editId="5E329B5B">
            <wp:extent cx="5400040" cy="2190115"/>
            <wp:effectExtent l="0" t="0" r="0" b="635"/>
            <wp:docPr id="16" name="Imagen 16" descr="AO Light (Luz Azul) - Moshin Eyew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O Light (Luz Azul) - Moshin Eyewe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190115"/>
                    </a:xfrm>
                    <a:prstGeom prst="rect">
                      <a:avLst/>
                    </a:prstGeom>
                    <a:noFill/>
                    <a:ln>
                      <a:noFill/>
                    </a:ln>
                  </pic:spPr>
                </pic:pic>
              </a:graphicData>
            </a:graphic>
          </wp:inline>
        </w:drawing>
      </w:r>
    </w:p>
    <w:p w14:paraId="732A2864" w14:textId="742BAE1B" w:rsidR="00781766" w:rsidRDefault="0095295E" w:rsidP="0095295E">
      <w:pPr>
        <w:pStyle w:val="Caption"/>
        <w:jc w:val="center"/>
      </w:pPr>
      <w:bookmarkStart w:id="40" w:name="_Toc112354930"/>
      <w:r>
        <w:t xml:space="preserve">Ilustración </w:t>
      </w:r>
      <w:fldSimple w:instr=" SEQ Ilustración \* ARABIC ">
        <w:r>
          <w:rPr>
            <w:noProof/>
          </w:rPr>
          <w:t>4</w:t>
        </w:r>
      </w:fldSimple>
      <w:r>
        <w:t>: Espectro Visible</w:t>
      </w:r>
      <w:bookmarkEnd w:id="40"/>
    </w:p>
    <w:p w14:paraId="04492586" w14:textId="77777777" w:rsidR="00781766" w:rsidRPr="00781766" w:rsidRDefault="00781766" w:rsidP="00781766">
      <w:r w:rsidRPr="00781766">
        <w:t xml:space="preserve">Sin embargo, cuando se trabaja con sistemas informáticos los diferentes sensores son capaces de tomar frecuencias mucho mayores y menores que las establecidas en este espectro visible. </w:t>
      </w:r>
    </w:p>
    <w:p w14:paraId="05313B8F" w14:textId="77777777" w:rsidR="00781766" w:rsidRPr="00781766" w:rsidRDefault="00781766" w:rsidP="00781766">
      <w:r w:rsidRPr="00781766">
        <w:t xml:space="preserve">De esta forma, y con el fin de traducir estas frecuencias a los sistemas informáticos, se establecieron diferentes modelos de color que establecieron la forma en la que se debe representar los colores del espectro, utilizando modelos matemáticos abstractos y estableciendo tuplas numéricas para cada color. </w:t>
      </w:r>
    </w:p>
    <w:p w14:paraId="6939781A" w14:textId="20D9E6E8" w:rsidR="00781766" w:rsidRDefault="00781766" w:rsidP="00781766">
      <w:r w:rsidRPr="00781766">
        <w:t xml:space="preserve">A continuación, se resumen 3 de los modelos de color </w:t>
      </w:r>
      <w:proofErr w:type="gramStart"/>
      <w:r w:rsidRPr="00781766">
        <w:t>más importantes y más usados</w:t>
      </w:r>
      <w:proofErr w:type="gramEnd"/>
      <w:r w:rsidRPr="00781766">
        <w:t xml:space="preserve"> en la actualidad:</w:t>
      </w:r>
    </w:p>
    <w:p w14:paraId="627C0BC0" w14:textId="15E33639" w:rsidR="00781766" w:rsidRDefault="00781766" w:rsidP="00AF28E1">
      <w:pPr>
        <w:pStyle w:val="Heading5"/>
      </w:pPr>
      <w:r w:rsidRPr="00AF28E1">
        <w:t>CIE XYZ</w:t>
      </w:r>
    </w:p>
    <w:p w14:paraId="48A3E6D3" w14:textId="77777777" w:rsidR="00AF28E1" w:rsidRPr="00AF28E1" w:rsidRDefault="00AF28E1" w:rsidP="00AF28E1"/>
    <w:p w14:paraId="7C38616C" w14:textId="77777777" w:rsidR="00781766" w:rsidRPr="00781766" w:rsidRDefault="00781766" w:rsidP="00781766">
      <w:r w:rsidRPr="00781766">
        <w:t>El modelo propuesto por el CIE (</w:t>
      </w:r>
      <w:proofErr w:type="spellStart"/>
      <w:r w:rsidRPr="0095295E">
        <w:rPr>
          <w:i/>
          <w:iCs/>
        </w:rPr>
        <w:t>Commision</w:t>
      </w:r>
      <w:proofErr w:type="spellEnd"/>
      <w:r w:rsidRPr="0095295E">
        <w:rPr>
          <w:i/>
          <w:iCs/>
        </w:rPr>
        <w:t xml:space="preserve"> </w:t>
      </w:r>
      <w:proofErr w:type="spellStart"/>
      <w:r w:rsidRPr="0095295E">
        <w:rPr>
          <w:i/>
          <w:iCs/>
        </w:rPr>
        <w:t>Internationale</w:t>
      </w:r>
      <w:proofErr w:type="spellEnd"/>
      <w:r w:rsidRPr="0095295E">
        <w:rPr>
          <w:i/>
          <w:iCs/>
        </w:rPr>
        <w:t xml:space="preserve"> </w:t>
      </w:r>
      <w:proofErr w:type="spellStart"/>
      <w:r w:rsidRPr="0095295E">
        <w:rPr>
          <w:i/>
          <w:iCs/>
        </w:rPr>
        <w:t>d’Eclairage</w:t>
      </w:r>
      <w:proofErr w:type="spellEnd"/>
      <w:r w:rsidRPr="00781766">
        <w:t xml:space="preserve">) fue uno de los primeros en ser creados. Este modelo establece 3 parámetros (X, Y, Z) con los que se representan todos los colores incluidos en el espectro visible del ser humano. </w:t>
      </w:r>
    </w:p>
    <w:p w14:paraId="19FE7608" w14:textId="31815A89" w:rsidR="00781766" w:rsidRPr="00781766" w:rsidRDefault="00781766" w:rsidP="00D62A23">
      <w:pPr>
        <w:pStyle w:val="ListParagraph"/>
        <w:numPr>
          <w:ilvl w:val="0"/>
          <w:numId w:val="47"/>
        </w:numPr>
      </w:pPr>
      <w:r w:rsidRPr="00D62A23">
        <w:rPr>
          <w:b/>
          <w:bCs/>
        </w:rPr>
        <w:t>Valor X</w:t>
      </w:r>
      <w:r w:rsidRPr="00781766">
        <w:t xml:space="preserve">: Representa aproximadamente la parte roja/verde de un color. </w:t>
      </w:r>
    </w:p>
    <w:p w14:paraId="5202C5E1" w14:textId="5092DAD9" w:rsidR="00781766" w:rsidRPr="00781766" w:rsidRDefault="00781766" w:rsidP="00D62A23">
      <w:pPr>
        <w:pStyle w:val="ListParagraph"/>
        <w:numPr>
          <w:ilvl w:val="0"/>
          <w:numId w:val="47"/>
        </w:numPr>
      </w:pPr>
      <w:r w:rsidRPr="00D62A23">
        <w:rPr>
          <w:b/>
          <w:bCs/>
        </w:rPr>
        <w:t>Valor Y</w:t>
      </w:r>
      <w:r w:rsidRPr="00781766">
        <w:t xml:space="preserve">: Representa aproximadamente la luminosidad del color. </w:t>
      </w:r>
    </w:p>
    <w:p w14:paraId="519B5DA2" w14:textId="0A01B9EB" w:rsidR="00781766" w:rsidRPr="00781766" w:rsidRDefault="00781766" w:rsidP="00781766">
      <w:pPr>
        <w:pStyle w:val="ListParagraph"/>
        <w:numPr>
          <w:ilvl w:val="0"/>
          <w:numId w:val="47"/>
        </w:numPr>
      </w:pPr>
      <w:r w:rsidRPr="00D62A23">
        <w:rPr>
          <w:b/>
          <w:bCs/>
        </w:rPr>
        <w:t>Valor Z</w:t>
      </w:r>
      <w:r w:rsidRPr="00781766">
        <w:t xml:space="preserve">: Representa aproximadamente la parte azul/amarilla del color </w:t>
      </w:r>
    </w:p>
    <w:p w14:paraId="0E976466" w14:textId="6D7120F4" w:rsidR="00781766" w:rsidRDefault="00781766" w:rsidP="00781766">
      <w:r w:rsidRPr="00781766">
        <w:t>A continuación, se muestran los colores y la distribución del modelo:</w:t>
      </w:r>
    </w:p>
    <w:p w14:paraId="29F8824B" w14:textId="77777777" w:rsidR="0095295E" w:rsidRDefault="0095295E" w:rsidP="0095295E">
      <w:pPr>
        <w:keepNext/>
        <w:jc w:val="center"/>
      </w:pPr>
      <w:r>
        <w:rPr>
          <w:noProof/>
        </w:rPr>
        <w:lastRenderedPageBreak/>
        <w:drawing>
          <wp:inline distT="0" distB="0" distL="0" distR="0" wp14:anchorId="55D406B3" wp14:editId="4211E43C">
            <wp:extent cx="2863238" cy="3168650"/>
            <wp:effectExtent l="0" t="0" r="0" b="0"/>
            <wp:docPr id="17" name="Imagen 17" descr="Espacio de color CIE 1931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acio de color CIE 1931 - Wikipedia, la enciclopedia lib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082" cy="3174011"/>
                    </a:xfrm>
                    <a:prstGeom prst="rect">
                      <a:avLst/>
                    </a:prstGeom>
                    <a:noFill/>
                    <a:ln>
                      <a:noFill/>
                    </a:ln>
                  </pic:spPr>
                </pic:pic>
              </a:graphicData>
            </a:graphic>
          </wp:inline>
        </w:drawing>
      </w:r>
    </w:p>
    <w:p w14:paraId="280A2EBF" w14:textId="11C4ABFA" w:rsidR="00781766" w:rsidRDefault="0095295E" w:rsidP="0095295E">
      <w:pPr>
        <w:pStyle w:val="Caption"/>
        <w:jc w:val="center"/>
      </w:pPr>
      <w:bookmarkStart w:id="41" w:name="_Toc112354931"/>
      <w:r>
        <w:t xml:space="preserve">Ilustración </w:t>
      </w:r>
      <w:fldSimple w:instr=" SEQ Ilustración \* ARABIC ">
        <w:r>
          <w:rPr>
            <w:noProof/>
          </w:rPr>
          <w:t>5</w:t>
        </w:r>
      </w:fldSimple>
      <w:r>
        <w:t>: Representación CIE XYZ</w:t>
      </w:r>
      <w:bookmarkEnd w:id="41"/>
    </w:p>
    <w:p w14:paraId="6059CCA9" w14:textId="4D2901A5" w:rsidR="00781766" w:rsidRPr="00781766" w:rsidRDefault="00781766" w:rsidP="00781766">
      <w:r>
        <w:t>Como se puede ver en la imagen, la línea negra que rodea los diferentes colores del modelo está formada por los colores espectrales. Dentro de esta línea se encuentran los colores secundarios, que son aquellos resultantes de la combinación de los colores espectrales.</w:t>
      </w:r>
    </w:p>
    <w:p w14:paraId="35A3B189" w14:textId="23BC335E" w:rsidR="00661832" w:rsidRDefault="00781766" w:rsidP="00AF28E1">
      <w:pPr>
        <w:pStyle w:val="Heading5"/>
      </w:pPr>
      <w:r w:rsidRPr="00AF28E1">
        <w:t>RGB</w:t>
      </w:r>
    </w:p>
    <w:p w14:paraId="060B4FBB" w14:textId="77777777" w:rsidR="00AF28E1" w:rsidRPr="00AF28E1" w:rsidRDefault="00AF28E1" w:rsidP="00AF28E1"/>
    <w:p w14:paraId="4E4E7F6D" w14:textId="77777777" w:rsidR="00781766" w:rsidRPr="00781766" w:rsidRDefault="00781766" w:rsidP="00781766">
      <w:r w:rsidRPr="00781766">
        <w:t xml:space="preserve">Dada la complejidad de comprensión de los parámetros del modelo CIE XYZ y su poca practicidad a la hora de representar colores en Televisores y pantallas, surge el modelo RGB, el cual se basa en un modelo aditivo de mezcla con tres colores primarios: </w:t>
      </w:r>
    </w:p>
    <w:p w14:paraId="347B52F6" w14:textId="26FECFFD" w:rsidR="00781766" w:rsidRPr="00781766" w:rsidRDefault="00781766" w:rsidP="00D62A23">
      <w:pPr>
        <w:pStyle w:val="ListParagraph"/>
        <w:numPr>
          <w:ilvl w:val="0"/>
          <w:numId w:val="48"/>
        </w:numPr>
      </w:pPr>
      <w:r w:rsidRPr="00D62A23">
        <w:rPr>
          <w:b/>
          <w:bCs/>
        </w:rPr>
        <w:t>Valor R (</w:t>
      </w:r>
      <w:r w:rsidRPr="00D62A23">
        <w:rPr>
          <w:b/>
          <w:bCs/>
          <w:i/>
          <w:iCs/>
        </w:rPr>
        <w:t>Red</w:t>
      </w:r>
      <w:r w:rsidR="00592FD3">
        <w:rPr>
          <w:b/>
          <w:bCs/>
          <w:i/>
          <w:iCs/>
        </w:rPr>
        <w:t>/Rojo</w:t>
      </w:r>
      <w:r w:rsidRPr="00D62A23">
        <w:rPr>
          <w:b/>
          <w:bCs/>
        </w:rPr>
        <w:t xml:space="preserve">): </w:t>
      </w:r>
      <w:r w:rsidRPr="00781766">
        <w:t xml:space="preserve">Representa la parte roja del color. </w:t>
      </w:r>
    </w:p>
    <w:p w14:paraId="7A2A8373" w14:textId="7BDD6461" w:rsidR="00781766" w:rsidRPr="00781766" w:rsidRDefault="00781766" w:rsidP="00D62A23">
      <w:pPr>
        <w:pStyle w:val="ListParagraph"/>
        <w:numPr>
          <w:ilvl w:val="0"/>
          <w:numId w:val="48"/>
        </w:numPr>
      </w:pPr>
      <w:r w:rsidRPr="00D62A23">
        <w:rPr>
          <w:b/>
          <w:bCs/>
        </w:rPr>
        <w:t>Valor G (</w:t>
      </w:r>
      <w:r w:rsidRPr="00D62A23">
        <w:rPr>
          <w:b/>
          <w:bCs/>
          <w:i/>
          <w:iCs/>
        </w:rPr>
        <w:t>Green</w:t>
      </w:r>
      <w:r w:rsidR="00592FD3">
        <w:rPr>
          <w:b/>
          <w:bCs/>
          <w:i/>
          <w:iCs/>
        </w:rPr>
        <w:t>/Verde</w:t>
      </w:r>
      <w:r w:rsidRPr="00D62A23">
        <w:rPr>
          <w:b/>
          <w:bCs/>
        </w:rPr>
        <w:t xml:space="preserve">): </w:t>
      </w:r>
      <w:r w:rsidRPr="00781766">
        <w:t xml:space="preserve">Representa la parte verde del color. </w:t>
      </w:r>
    </w:p>
    <w:p w14:paraId="7E638934" w14:textId="38F121F8" w:rsidR="00781766" w:rsidRPr="00781766" w:rsidRDefault="00781766" w:rsidP="00781766">
      <w:pPr>
        <w:pStyle w:val="ListParagraph"/>
        <w:numPr>
          <w:ilvl w:val="0"/>
          <w:numId w:val="48"/>
        </w:numPr>
      </w:pPr>
      <w:r w:rsidRPr="00D62A23">
        <w:rPr>
          <w:b/>
          <w:bCs/>
        </w:rPr>
        <w:t>Valor B (</w:t>
      </w:r>
      <w:r w:rsidRPr="00D62A23">
        <w:rPr>
          <w:b/>
          <w:bCs/>
          <w:i/>
          <w:iCs/>
        </w:rPr>
        <w:t>Blue</w:t>
      </w:r>
      <w:r w:rsidR="00592FD3">
        <w:rPr>
          <w:b/>
          <w:bCs/>
          <w:i/>
          <w:iCs/>
        </w:rPr>
        <w:t>/Azul</w:t>
      </w:r>
      <w:r w:rsidRPr="00D62A23">
        <w:rPr>
          <w:b/>
          <w:bCs/>
        </w:rPr>
        <w:t xml:space="preserve">): </w:t>
      </w:r>
      <w:r w:rsidRPr="00781766">
        <w:t xml:space="preserve">Representa la parte azul del color. </w:t>
      </w:r>
    </w:p>
    <w:p w14:paraId="4B938FB8" w14:textId="77777777" w:rsidR="00781766" w:rsidRPr="00781766" w:rsidRDefault="00781766" w:rsidP="00781766">
      <w:r w:rsidRPr="00781766">
        <w:t xml:space="preserve">Las diferentes combinaciones entre estos tres colores dan como resultado el rango completo del modelo RGB. </w:t>
      </w:r>
    </w:p>
    <w:p w14:paraId="76FD5B2F" w14:textId="77777777" w:rsidR="00781766" w:rsidRPr="00781766" w:rsidRDefault="00781766" w:rsidP="00781766">
      <w:r w:rsidRPr="00781766">
        <w:t xml:space="preserve">Dada su simplicidad de comprensión y facilidad de uso, este modelo se ha convertido en el más usado en la práctica. Sin embargo, existen múltiples colores del espectro visible que no se encuentran incluidos dentro de este modelo. </w:t>
      </w:r>
    </w:p>
    <w:p w14:paraId="01743E3F" w14:textId="5B724778" w:rsidR="00781766" w:rsidRDefault="00781766" w:rsidP="00781766">
      <w:r w:rsidRPr="00781766">
        <w:t>En la imagen siguiente se puede ver el triángulo que separa aquellos colores del espectro visible incluidos en el modelo (interior) y aquellos que quedan excluidos de él (exterior).</w:t>
      </w:r>
    </w:p>
    <w:p w14:paraId="1560AEB9" w14:textId="77777777" w:rsidR="0095295E" w:rsidRDefault="0095295E" w:rsidP="0095295E">
      <w:pPr>
        <w:keepNext/>
        <w:jc w:val="center"/>
      </w:pPr>
      <w:r>
        <w:rPr>
          <w:noProof/>
        </w:rPr>
        <w:lastRenderedPageBreak/>
        <w:drawing>
          <wp:inline distT="0" distB="0" distL="0" distR="0" wp14:anchorId="3AA5930E" wp14:editId="7D0748C3">
            <wp:extent cx="2876550" cy="3179292"/>
            <wp:effectExtent l="0" t="0" r="0" b="2540"/>
            <wp:docPr id="11" name="Imagen 11" descr="Adobe RGB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obe RGB - Wikipedia, la enciclopedia lib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8448" cy="3192442"/>
                    </a:xfrm>
                    <a:prstGeom prst="rect">
                      <a:avLst/>
                    </a:prstGeom>
                    <a:noFill/>
                    <a:ln>
                      <a:noFill/>
                    </a:ln>
                  </pic:spPr>
                </pic:pic>
              </a:graphicData>
            </a:graphic>
          </wp:inline>
        </w:drawing>
      </w:r>
    </w:p>
    <w:p w14:paraId="4A2CAA40" w14:textId="54946743" w:rsidR="00781766" w:rsidRDefault="0095295E" w:rsidP="0095295E">
      <w:pPr>
        <w:pStyle w:val="Caption"/>
        <w:jc w:val="center"/>
        <w:rPr>
          <w:lang w:eastAsia="es-ES"/>
        </w:rPr>
      </w:pPr>
      <w:bookmarkStart w:id="42" w:name="_Toc112354932"/>
      <w:r>
        <w:t xml:space="preserve">Ilustración </w:t>
      </w:r>
      <w:fldSimple w:instr=" SEQ Ilustración \* ARABIC ">
        <w:r>
          <w:rPr>
            <w:noProof/>
          </w:rPr>
          <w:t>6</w:t>
        </w:r>
      </w:fldSimple>
      <w:r>
        <w:t>: Rango de colores RGB</w:t>
      </w:r>
      <w:bookmarkEnd w:id="42"/>
    </w:p>
    <w:p w14:paraId="1FDC4261" w14:textId="737D91BD" w:rsidR="00781766" w:rsidRDefault="00781766" w:rsidP="00AF28E1">
      <w:pPr>
        <w:pStyle w:val="Heading5"/>
      </w:pPr>
      <w:r w:rsidRPr="00AF28E1">
        <w:t>HSV</w:t>
      </w:r>
    </w:p>
    <w:p w14:paraId="334D04F5" w14:textId="77777777" w:rsidR="00F178C3" w:rsidRPr="00F178C3" w:rsidRDefault="00F178C3" w:rsidP="00F178C3"/>
    <w:p w14:paraId="31426360" w14:textId="77777777" w:rsidR="00781766" w:rsidRPr="00781766" w:rsidRDefault="00781766" w:rsidP="00781766">
      <w:r w:rsidRPr="00781766">
        <w:t xml:space="preserve">El modelo HSV surge ante la necesidad de establecer un modelo fácilmente interpretable y legible por el ser humano. Para su creación se estableció una transformación no lineal que parte del modelo RGB. Como resultado, el modelo HSV utiliza 3 valores distintos para representar los colores incluidos en su rango: </w:t>
      </w:r>
    </w:p>
    <w:p w14:paraId="5AEB3297" w14:textId="28644F29" w:rsidR="00781766" w:rsidRPr="00781766" w:rsidRDefault="00781766" w:rsidP="00D62A23">
      <w:pPr>
        <w:pStyle w:val="ListParagraph"/>
        <w:numPr>
          <w:ilvl w:val="0"/>
          <w:numId w:val="49"/>
        </w:numPr>
      </w:pPr>
      <w:r w:rsidRPr="00D62A23">
        <w:rPr>
          <w:b/>
          <w:bCs/>
        </w:rPr>
        <w:t>Valor H (</w:t>
      </w:r>
      <w:proofErr w:type="spellStart"/>
      <w:r w:rsidRPr="00D62A23">
        <w:rPr>
          <w:b/>
          <w:bCs/>
          <w:i/>
          <w:iCs/>
        </w:rPr>
        <w:t>Hue</w:t>
      </w:r>
      <w:proofErr w:type="spellEnd"/>
      <w:r w:rsidRPr="00D62A23">
        <w:rPr>
          <w:b/>
          <w:bCs/>
        </w:rPr>
        <w:t xml:space="preserve">/Matiz): </w:t>
      </w:r>
      <w:r w:rsidRPr="00781766">
        <w:t xml:space="preserve">Valor que indica el ángulo dentro de la rueda cromática. </w:t>
      </w:r>
    </w:p>
    <w:p w14:paraId="0C00A718" w14:textId="518BB7D2" w:rsidR="00781766" w:rsidRPr="00781766" w:rsidRDefault="00781766" w:rsidP="00D62A23">
      <w:pPr>
        <w:pStyle w:val="ListParagraph"/>
        <w:numPr>
          <w:ilvl w:val="0"/>
          <w:numId w:val="46"/>
        </w:numPr>
      </w:pPr>
      <w:r w:rsidRPr="00D62A23">
        <w:rPr>
          <w:b/>
          <w:bCs/>
        </w:rPr>
        <w:t>Valor S (</w:t>
      </w:r>
      <w:proofErr w:type="spellStart"/>
      <w:r w:rsidRPr="00D62A23">
        <w:rPr>
          <w:b/>
          <w:bCs/>
          <w:i/>
          <w:iCs/>
        </w:rPr>
        <w:t>Saturation</w:t>
      </w:r>
      <w:proofErr w:type="spellEnd"/>
      <w:r w:rsidRPr="00D62A23">
        <w:rPr>
          <w:b/>
          <w:bCs/>
        </w:rPr>
        <w:t xml:space="preserve">/ Saturación): </w:t>
      </w:r>
      <w:r w:rsidRPr="00781766">
        <w:t xml:space="preserve">Valor que indica la diferencia de un color con respecto a un gris con la misma intensidad. </w:t>
      </w:r>
    </w:p>
    <w:p w14:paraId="5F888322" w14:textId="68D33293" w:rsidR="00781766" w:rsidRPr="00781766" w:rsidRDefault="00781766" w:rsidP="00781766">
      <w:pPr>
        <w:pStyle w:val="ListParagraph"/>
        <w:numPr>
          <w:ilvl w:val="0"/>
          <w:numId w:val="46"/>
        </w:numPr>
      </w:pPr>
      <w:r w:rsidRPr="00D62A23">
        <w:rPr>
          <w:b/>
          <w:bCs/>
        </w:rPr>
        <w:t>Valor V (</w:t>
      </w:r>
      <w:proofErr w:type="spellStart"/>
      <w:r w:rsidRPr="00D62A23">
        <w:rPr>
          <w:b/>
          <w:bCs/>
          <w:i/>
          <w:iCs/>
        </w:rPr>
        <w:t>Value</w:t>
      </w:r>
      <w:proofErr w:type="spellEnd"/>
      <w:r w:rsidRPr="00D62A23">
        <w:rPr>
          <w:b/>
          <w:bCs/>
        </w:rPr>
        <w:t xml:space="preserve">/Valor de intensidad): </w:t>
      </w:r>
      <w:r w:rsidRPr="00781766">
        <w:t xml:space="preserve">Valor que indica como de claro u oscuro es el color. </w:t>
      </w:r>
    </w:p>
    <w:p w14:paraId="4C7BCF91" w14:textId="49B75C4B" w:rsidR="00781766" w:rsidRDefault="00781766" w:rsidP="00781766">
      <w:r w:rsidRPr="00781766">
        <w:t>A continuación, se encuentran representado un cilindro que expone el conjunto de colores disponibles y relaciona cada uno de los valores indicados anteriormente con ellos:</w:t>
      </w:r>
    </w:p>
    <w:p w14:paraId="6A4FAA49" w14:textId="77777777" w:rsidR="0095295E" w:rsidRDefault="0095295E" w:rsidP="0095295E">
      <w:pPr>
        <w:keepNext/>
        <w:jc w:val="center"/>
      </w:pPr>
      <w:r>
        <w:rPr>
          <w:noProof/>
        </w:rPr>
        <w:lastRenderedPageBreak/>
        <w:drawing>
          <wp:inline distT="0" distB="0" distL="0" distR="0" wp14:anchorId="3D4537CC" wp14:editId="237A72DD">
            <wp:extent cx="3310467" cy="2482850"/>
            <wp:effectExtent l="0" t="0" r="0" b="0"/>
            <wp:docPr id="12" name="Imagen 12" descr="Imagen que contiene luz,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uz, tabla, pequeño, verde&#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5937" cy="2486953"/>
                    </a:xfrm>
                    <a:prstGeom prst="rect">
                      <a:avLst/>
                    </a:prstGeom>
                    <a:noFill/>
                    <a:ln>
                      <a:noFill/>
                    </a:ln>
                  </pic:spPr>
                </pic:pic>
              </a:graphicData>
            </a:graphic>
          </wp:inline>
        </w:drawing>
      </w:r>
    </w:p>
    <w:p w14:paraId="1A5C75AE" w14:textId="010D8CA5" w:rsidR="00781766" w:rsidRDefault="0095295E" w:rsidP="0095295E">
      <w:pPr>
        <w:pStyle w:val="Caption"/>
        <w:jc w:val="center"/>
        <w:rPr>
          <w:lang w:eastAsia="es-ES"/>
        </w:rPr>
      </w:pPr>
      <w:bookmarkStart w:id="43" w:name="_Toc112354933"/>
      <w:r>
        <w:t xml:space="preserve">Ilustración </w:t>
      </w:r>
      <w:fldSimple w:instr=" SEQ Ilustración \* ARABIC ">
        <w:r>
          <w:rPr>
            <w:noProof/>
          </w:rPr>
          <w:t>7</w:t>
        </w:r>
      </w:fldSimple>
      <w:r>
        <w:t>: Representación HSV</w:t>
      </w:r>
      <w:bookmarkEnd w:id="43"/>
    </w:p>
    <w:p w14:paraId="6DD39C5F" w14:textId="1CEB9CED" w:rsidR="00781766" w:rsidRPr="00781766" w:rsidRDefault="00781766" w:rsidP="00781766">
      <w:r w:rsidRPr="00781766">
        <w:t xml:space="preserve">Por otra parte, el modelo HSV es ampliamente utilizado en sistemas y modelos que utilizan imágenes como información de entrada. Esto es debido a que, a menudo, los sistemas requieren de una separación entre los colores que se encuentran en la imagen y la intensidad de </w:t>
      </w:r>
      <w:proofErr w:type="gramStart"/>
      <w:r w:rsidRPr="00781766">
        <w:t>los mismos</w:t>
      </w:r>
      <w:proofErr w:type="gramEnd"/>
      <w:r w:rsidRPr="00781766">
        <w:t>, con el fin de obtener sistemas que funcionen de forma eficiente independientemente de los cambios de iluminación en el entorno o para la eliminación de sombras. Además, el algoritmo de transformación es altamente disponible y sencillo de implementar por lo que este modelo ha ganado importancia a lo largo de los años. [</w:t>
      </w:r>
      <w:r w:rsidR="00881BCF">
        <w:t>6,7</w:t>
      </w:r>
      <w:r w:rsidRPr="00781766">
        <w:t xml:space="preserve">] </w:t>
      </w:r>
    </w:p>
    <w:p w14:paraId="7926E2F9" w14:textId="5E2E441D" w:rsidR="00781766" w:rsidRDefault="00781766" w:rsidP="00781766">
      <w:r w:rsidRPr="00781766">
        <w:t>A continuación, se muestran las operaciones necesarias para la transformación de un color que usa el modelo RGB al modelo HSV:</w:t>
      </w:r>
    </w:p>
    <w:p w14:paraId="6864ECE4" w14:textId="77777777" w:rsidR="0095295E" w:rsidRDefault="0095295E" w:rsidP="0095295E">
      <w:pPr>
        <w:keepNext/>
        <w:jc w:val="center"/>
      </w:pPr>
      <w:r>
        <w:rPr>
          <w:noProof/>
        </w:rPr>
        <w:drawing>
          <wp:inline distT="0" distB="0" distL="0" distR="0" wp14:anchorId="58B0974E" wp14:editId="330ABF89">
            <wp:extent cx="3178843" cy="3035300"/>
            <wp:effectExtent l="133350" t="114300" r="135890" b="165100"/>
            <wp:docPr id="13" name="Imagen 13" descr="Conversion between RGB and H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version between RGB and HSV"/>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939" cy="3089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F80313" w14:textId="4D16C0E9" w:rsidR="00781766" w:rsidRDefault="0095295E" w:rsidP="0095295E">
      <w:pPr>
        <w:pStyle w:val="Caption"/>
        <w:jc w:val="center"/>
        <w:rPr>
          <w:lang w:eastAsia="es-ES"/>
        </w:rPr>
      </w:pPr>
      <w:bookmarkStart w:id="44" w:name="_Toc112354934"/>
      <w:r>
        <w:t xml:space="preserve">Ilustración </w:t>
      </w:r>
      <w:fldSimple w:instr=" SEQ Ilustración \* ARABIC ">
        <w:r>
          <w:rPr>
            <w:noProof/>
          </w:rPr>
          <w:t>8</w:t>
        </w:r>
      </w:fldSimple>
      <w:r>
        <w:t>: Transformación RGB - HSV</w:t>
      </w:r>
      <w:bookmarkEnd w:id="44"/>
    </w:p>
    <w:p w14:paraId="5A26616B" w14:textId="0D742170" w:rsidR="00696FC9" w:rsidRDefault="00696FC9" w:rsidP="00781766">
      <w:pPr>
        <w:rPr>
          <w:lang w:eastAsia="es-ES"/>
        </w:rPr>
      </w:pPr>
    </w:p>
    <w:p w14:paraId="3B3377D1" w14:textId="3ED0B5E9" w:rsidR="00696FC9" w:rsidRPr="00F2139B" w:rsidRDefault="00696FC9" w:rsidP="00696FC9">
      <w:pPr>
        <w:pStyle w:val="Heading4"/>
        <w:rPr>
          <w:highlight w:val="cyan"/>
          <w:lang w:eastAsia="es-ES"/>
        </w:rPr>
      </w:pPr>
      <w:commentRangeStart w:id="45"/>
      <w:r w:rsidRPr="00F2139B">
        <w:rPr>
          <w:highlight w:val="cyan"/>
          <w:lang w:eastAsia="es-ES"/>
        </w:rPr>
        <w:t>CNN - Procesamiento de Imágenes</w:t>
      </w:r>
      <w:commentRangeEnd w:id="45"/>
      <w:r w:rsidR="00B54A95">
        <w:rPr>
          <w:rStyle w:val="CommentReference"/>
          <w:rFonts w:asciiTheme="minorHAnsi" w:eastAsiaTheme="minorHAnsi" w:hAnsiTheme="minorHAnsi" w:cstheme="minorBidi"/>
          <w:b w:val="0"/>
          <w:bCs w:val="0"/>
          <w:i w:val="0"/>
          <w:iCs w:val="0"/>
        </w:rPr>
        <w:commentReference w:id="45"/>
      </w:r>
    </w:p>
    <w:p w14:paraId="0254E74B" w14:textId="77777777" w:rsidR="00696FC9" w:rsidRPr="003504F6" w:rsidRDefault="00696FC9" w:rsidP="00781766">
      <w:pPr>
        <w:rPr>
          <w:lang w:eastAsia="es-ES"/>
        </w:rPr>
      </w:pPr>
    </w:p>
    <w:p w14:paraId="577294FA" w14:textId="01B554D4" w:rsidR="003504F6" w:rsidRDefault="003504F6" w:rsidP="003504F6">
      <w:pPr>
        <w:pStyle w:val="Heading2"/>
      </w:pPr>
      <w:bookmarkStart w:id="46" w:name="_Toc112354922"/>
      <w:r>
        <w:t>Metodología</w:t>
      </w:r>
      <w:bookmarkEnd w:id="46"/>
    </w:p>
    <w:p w14:paraId="2483F214" w14:textId="3B71BB95" w:rsidR="003504F6" w:rsidRDefault="003504F6" w:rsidP="003504F6">
      <w:pPr>
        <w:rPr>
          <w:lang w:eastAsia="es-ES"/>
        </w:rPr>
      </w:pPr>
    </w:p>
    <w:p w14:paraId="1536298F" w14:textId="2947CE4F" w:rsidR="00F2139B" w:rsidRPr="00F2139B" w:rsidRDefault="00F2139B" w:rsidP="003504F6">
      <w:pPr>
        <w:rPr>
          <w:highlight w:val="yellow"/>
          <w:lang w:eastAsia="es-ES"/>
        </w:rPr>
      </w:pPr>
      <w:r w:rsidRPr="00F2139B">
        <w:rPr>
          <w:highlight w:val="yellow"/>
          <w:lang w:eastAsia="es-ES"/>
        </w:rPr>
        <w:t>Materiales</w:t>
      </w:r>
    </w:p>
    <w:p w14:paraId="42C28497" w14:textId="70DA6D47" w:rsidR="00F2139B" w:rsidRPr="00F2139B" w:rsidRDefault="00F2139B" w:rsidP="003504F6">
      <w:pPr>
        <w:rPr>
          <w:highlight w:val="yellow"/>
          <w:lang w:eastAsia="es-ES"/>
        </w:rPr>
      </w:pPr>
      <w:r w:rsidRPr="00F2139B">
        <w:rPr>
          <w:highlight w:val="yellow"/>
          <w:lang w:eastAsia="es-ES"/>
        </w:rPr>
        <w:t>Diseños</w:t>
      </w:r>
    </w:p>
    <w:p w14:paraId="069F210D" w14:textId="36D16D80" w:rsidR="00F2139B" w:rsidRPr="003504F6" w:rsidRDefault="00F2139B" w:rsidP="003504F6">
      <w:pPr>
        <w:rPr>
          <w:lang w:eastAsia="es-ES"/>
        </w:rPr>
      </w:pPr>
      <w:r w:rsidRPr="00F2139B">
        <w:rPr>
          <w:highlight w:val="yellow"/>
          <w:lang w:eastAsia="es-ES"/>
        </w:rPr>
        <w:t>Desarrollo</w:t>
      </w:r>
    </w:p>
    <w:p w14:paraId="5A382995" w14:textId="140EB483" w:rsidR="003504F6" w:rsidRDefault="003504F6" w:rsidP="003504F6">
      <w:pPr>
        <w:pStyle w:val="Heading2"/>
      </w:pPr>
      <w:bookmarkStart w:id="47" w:name="_Toc112354923"/>
      <w:commentRangeStart w:id="48"/>
      <w:r>
        <w:t>Resultados</w:t>
      </w:r>
      <w:bookmarkEnd w:id="47"/>
      <w:commentRangeEnd w:id="48"/>
      <w:r w:rsidR="002A5140">
        <w:rPr>
          <w:rStyle w:val="CommentReference"/>
          <w:rFonts w:asciiTheme="minorHAnsi" w:eastAsiaTheme="minorHAnsi" w:hAnsiTheme="minorHAnsi" w:cstheme="minorBidi"/>
          <w:b w:val="0"/>
          <w:lang w:eastAsia="en-US"/>
        </w:rPr>
        <w:commentReference w:id="48"/>
      </w:r>
    </w:p>
    <w:p w14:paraId="132FC728" w14:textId="1B629A60" w:rsidR="003504F6" w:rsidRDefault="003504F6" w:rsidP="003504F6">
      <w:pPr>
        <w:rPr>
          <w:lang w:eastAsia="es-ES"/>
        </w:rPr>
      </w:pPr>
    </w:p>
    <w:p w14:paraId="30C9044E" w14:textId="23E490BD" w:rsidR="00F2139B" w:rsidRPr="00A74063" w:rsidRDefault="004A37FC" w:rsidP="003504F6">
      <w:pPr>
        <w:rPr>
          <w:highlight w:val="yellow"/>
          <w:lang w:eastAsia="es-ES"/>
        </w:rPr>
      </w:pPr>
      <w:r w:rsidRPr="00A74063">
        <w:rPr>
          <w:highlight w:val="yellow"/>
          <w:lang w:eastAsia="es-ES"/>
        </w:rPr>
        <w:t>Generación de dataset</w:t>
      </w:r>
    </w:p>
    <w:p w14:paraId="129163B4" w14:textId="6533E4E0" w:rsidR="004A37FC" w:rsidRPr="00A74063" w:rsidRDefault="004A37FC" w:rsidP="003504F6">
      <w:pPr>
        <w:rPr>
          <w:highlight w:val="yellow"/>
          <w:lang w:eastAsia="es-ES"/>
        </w:rPr>
      </w:pPr>
      <w:r w:rsidRPr="00A74063">
        <w:rPr>
          <w:highlight w:val="yellow"/>
          <w:lang w:eastAsia="es-ES"/>
        </w:rPr>
        <w:t>Entrenamiento del modelo</w:t>
      </w:r>
    </w:p>
    <w:p w14:paraId="12E04450" w14:textId="3AA96E2A" w:rsidR="004A37FC" w:rsidRPr="00A74063" w:rsidRDefault="004A37FC" w:rsidP="003504F6">
      <w:pPr>
        <w:rPr>
          <w:highlight w:val="yellow"/>
          <w:lang w:eastAsia="es-ES"/>
        </w:rPr>
      </w:pPr>
      <w:r w:rsidRPr="00A74063">
        <w:rPr>
          <w:highlight w:val="yellow"/>
          <w:lang w:eastAsia="es-ES"/>
        </w:rPr>
        <w:t>Funcionamiento del sistema</w:t>
      </w:r>
    </w:p>
    <w:p w14:paraId="56842C0E" w14:textId="43C40714" w:rsidR="004A37FC" w:rsidRDefault="004A37FC" w:rsidP="003504F6">
      <w:pPr>
        <w:rPr>
          <w:lang w:eastAsia="es-ES"/>
        </w:rPr>
      </w:pPr>
      <w:r w:rsidRPr="00A74063">
        <w:rPr>
          <w:highlight w:val="yellow"/>
          <w:lang w:eastAsia="es-ES"/>
        </w:rPr>
        <w:t>Clasificación en tiempo real</w:t>
      </w:r>
    </w:p>
    <w:p w14:paraId="51EA69BF" w14:textId="77777777" w:rsidR="004A37FC" w:rsidRDefault="004A37FC" w:rsidP="003504F6">
      <w:pPr>
        <w:rPr>
          <w:lang w:eastAsia="es-ES"/>
        </w:rPr>
      </w:pPr>
    </w:p>
    <w:p w14:paraId="6AA56A01" w14:textId="77777777" w:rsidR="003504F6" w:rsidRDefault="003504F6" w:rsidP="003504F6">
      <w:pPr>
        <w:rPr>
          <w:lang w:eastAsia="es-ES"/>
        </w:rPr>
      </w:pPr>
    </w:p>
    <w:p w14:paraId="06532BAC" w14:textId="3FBF070D" w:rsidR="003504F6" w:rsidRDefault="003504F6">
      <w:pPr>
        <w:rPr>
          <w:lang w:eastAsia="es-ES"/>
        </w:rPr>
      </w:pPr>
      <w:r>
        <w:rPr>
          <w:lang w:eastAsia="es-ES"/>
        </w:rPr>
        <w:br w:type="page"/>
      </w:r>
    </w:p>
    <w:p w14:paraId="2C01AD15" w14:textId="7EA60009" w:rsidR="003504F6" w:rsidRDefault="003504F6" w:rsidP="003504F6">
      <w:pPr>
        <w:pStyle w:val="Heading1"/>
      </w:pPr>
      <w:bookmarkStart w:id="49" w:name="_Toc112354924"/>
      <w:r>
        <w:lastRenderedPageBreak/>
        <w:t>Conclusiones y futuras líneas de trabajo</w:t>
      </w:r>
      <w:bookmarkEnd w:id="49"/>
    </w:p>
    <w:p w14:paraId="415C4B16" w14:textId="77777777" w:rsidR="003504F6" w:rsidRDefault="003504F6" w:rsidP="003504F6">
      <w:pPr>
        <w:pStyle w:val="NoSpacing"/>
      </w:pPr>
    </w:p>
    <w:p w14:paraId="7B8F8589" w14:textId="77777777" w:rsidR="003504F6" w:rsidRDefault="003504F6" w:rsidP="00837C9E">
      <w:pPr>
        <w:pStyle w:val="NoSpacing"/>
      </w:pPr>
    </w:p>
    <w:p w14:paraId="48F95161" w14:textId="77777777" w:rsidR="00837C9E" w:rsidRDefault="00837C9E" w:rsidP="00837C9E">
      <w:pPr>
        <w:spacing w:after="0" w:line="240" w:lineRule="auto"/>
      </w:pPr>
      <w:r>
        <w:br w:type="page"/>
      </w:r>
    </w:p>
    <w:p w14:paraId="1FB3D4BA" w14:textId="77777777" w:rsidR="00837C9E" w:rsidRDefault="00837C9E" w:rsidP="00837C9E">
      <w:pPr>
        <w:pStyle w:val="Heading1"/>
        <w:numPr>
          <w:ilvl w:val="0"/>
          <w:numId w:val="0"/>
        </w:numPr>
      </w:pPr>
      <w:bookmarkStart w:id="50" w:name="_Toc112354925"/>
      <w:r>
        <w:lastRenderedPageBreak/>
        <w:t>ANEXOS</w:t>
      </w:r>
      <w:bookmarkEnd w:id="50"/>
    </w:p>
    <w:p w14:paraId="50F498EB" w14:textId="77777777" w:rsidR="00837C9E" w:rsidRDefault="00837C9E" w:rsidP="00837C9E">
      <w:pPr>
        <w:pStyle w:val="NoSpacing"/>
      </w:pPr>
    </w:p>
    <w:p w14:paraId="4DFE7BB8" w14:textId="77777777" w:rsidR="00837C9E" w:rsidRDefault="00837C9E" w:rsidP="00837C9E">
      <w:pPr>
        <w:pStyle w:val="NoSpacing"/>
      </w:pPr>
    </w:p>
    <w:p w14:paraId="36DD23C7" w14:textId="77777777" w:rsidR="00837C9E" w:rsidRDefault="00837C9E" w:rsidP="00837C9E">
      <w:pPr>
        <w:pStyle w:val="NoSpacing"/>
      </w:pPr>
    </w:p>
    <w:p w14:paraId="5CB24C47" w14:textId="77777777" w:rsidR="00837C9E" w:rsidRDefault="00837C9E" w:rsidP="00837C9E">
      <w:pPr>
        <w:pStyle w:val="NoSpacing"/>
      </w:pPr>
    </w:p>
    <w:p w14:paraId="2BEA2EE9" w14:textId="7E88614E" w:rsidR="00837C9E" w:rsidRDefault="00837C9E" w:rsidP="002A41EC">
      <w:pPr>
        <w:spacing w:after="0" w:line="240" w:lineRule="auto"/>
        <w:rPr>
          <w:sz w:val="44"/>
          <w:szCs w:val="44"/>
          <w:lang w:eastAsia="es-ES"/>
        </w:rPr>
      </w:pPr>
      <w:r>
        <w:rPr>
          <w:lang w:eastAsia="es-ES"/>
        </w:rPr>
        <w:br w:type="page"/>
      </w:r>
    </w:p>
    <w:p w14:paraId="52166B7F" w14:textId="77777777" w:rsidR="00837C9E" w:rsidRDefault="00837C9E" w:rsidP="00837C9E">
      <w:pPr>
        <w:pStyle w:val="Heading1"/>
        <w:numPr>
          <w:ilvl w:val="0"/>
          <w:numId w:val="0"/>
        </w:numPr>
      </w:pPr>
      <w:bookmarkStart w:id="51" w:name="_Toc112354926"/>
      <w:commentRangeStart w:id="52"/>
      <w:r>
        <w:lastRenderedPageBreak/>
        <w:t>BIBLIOGRAFÍA</w:t>
      </w:r>
      <w:bookmarkEnd w:id="51"/>
      <w:commentRangeEnd w:id="52"/>
      <w:r w:rsidR="002A5140">
        <w:rPr>
          <w:rStyle w:val="CommentReference"/>
          <w:rFonts w:asciiTheme="minorHAnsi" w:eastAsiaTheme="minorHAnsi" w:hAnsiTheme="minorHAnsi" w:cstheme="minorBidi"/>
          <w:b w:val="0"/>
        </w:rPr>
        <w:commentReference w:id="52"/>
      </w:r>
    </w:p>
    <w:p w14:paraId="4126D296" w14:textId="77777777" w:rsidR="00837C9E" w:rsidRDefault="00837C9E" w:rsidP="00837C9E">
      <w:pPr>
        <w:pStyle w:val="NoSpacing"/>
        <w:rPr>
          <w:b/>
        </w:rPr>
      </w:pPr>
    </w:p>
    <w:p w14:paraId="7EB4D345" w14:textId="12AD4F8F" w:rsidR="00837C9E" w:rsidRPr="00351C87" w:rsidRDefault="00351C87" w:rsidP="00837C9E">
      <w:pPr>
        <w:pStyle w:val="NoSpacing"/>
        <w:rPr>
          <w:b/>
          <w:bCs/>
          <w:sz w:val="28"/>
          <w:szCs w:val="24"/>
          <w:u w:val="single"/>
        </w:rPr>
      </w:pPr>
      <w:r w:rsidRPr="00351C87">
        <w:rPr>
          <w:b/>
          <w:bCs/>
          <w:sz w:val="28"/>
          <w:szCs w:val="24"/>
          <w:u w:val="single"/>
        </w:rPr>
        <w:t>Libros y Artículos</w:t>
      </w:r>
    </w:p>
    <w:p w14:paraId="000CC290" w14:textId="77777777" w:rsidR="00351C87" w:rsidRPr="00CB3987" w:rsidRDefault="00351C87" w:rsidP="00837C9E">
      <w:pPr>
        <w:pStyle w:val="NoSpacing"/>
      </w:pPr>
    </w:p>
    <w:p w14:paraId="3B06AACA" w14:textId="77777777" w:rsidR="00351C87" w:rsidRPr="00351C87" w:rsidRDefault="00351C87" w:rsidP="00351C87">
      <w:pPr>
        <w:rPr>
          <w:color w:val="000000"/>
        </w:rPr>
      </w:pPr>
      <w:r w:rsidRPr="00351C87">
        <w:rPr>
          <w:color w:val="000000"/>
        </w:rPr>
        <w:t xml:space="preserve">[1] </w:t>
      </w:r>
      <w:r w:rsidRPr="00351C87">
        <w:t xml:space="preserve">Alarcón, D.C., 2020. Integridad académica y educación superior: Nuevos retos en la docencia a distancia. Análisis Carolina, (38), p.1. </w:t>
      </w:r>
    </w:p>
    <w:p w14:paraId="09D2ED10" w14:textId="77777777" w:rsidR="00351C87" w:rsidRPr="00AE7C34" w:rsidRDefault="00351C87" w:rsidP="00351C87">
      <w:pPr>
        <w:rPr>
          <w:color w:val="000000"/>
          <w:lang w:val="en-US"/>
        </w:rPr>
      </w:pPr>
      <w:r w:rsidRPr="00351C87">
        <w:t xml:space="preserve">[2] Grande de Prado, M., García-Peñalvo, F.J., </w:t>
      </w:r>
      <w:proofErr w:type="spellStart"/>
      <w:r w:rsidRPr="00351C87">
        <w:t>Corell</w:t>
      </w:r>
      <w:proofErr w:type="spellEnd"/>
      <w:r w:rsidRPr="00351C87">
        <w:t xml:space="preserve">, A. and Abella García, V., 2021. Evaluación en Educación Superior durante la pandemia de la COVID-19. </w:t>
      </w:r>
      <w:r w:rsidRPr="00AE7C34">
        <w:rPr>
          <w:lang w:val="en-US"/>
        </w:rPr>
        <w:t xml:space="preserve">Campus </w:t>
      </w:r>
      <w:proofErr w:type="spellStart"/>
      <w:r w:rsidRPr="00AE7C34">
        <w:rPr>
          <w:lang w:val="en-US"/>
        </w:rPr>
        <w:t>Virtuales</w:t>
      </w:r>
      <w:proofErr w:type="spellEnd"/>
      <w:r w:rsidRPr="00AE7C34">
        <w:rPr>
          <w:lang w:val="en-US"/>
        </w:rPr>
        <w:t xml:space="preserve">, 1(10), pp.49-58. </w:t>
      </w:r>
    </w:p>
    <w:p w14:paraId="651D42C8" w14:textId="29476DC5" w:rsidR="007A376A" w:rsidRPr="00AE7C34" w:rsidRDefault="00351C87" w:rsidP="00351C87">
      <w:pPr>
        <w:rPr>
          <w:lang w:val="en-US"/>
        </w:rPr>
      </w:pPr>
      <w:r w:rsidRPr="00351C87">
        <w:rPr>
          <w:lang w:val="en-US"/>
        </w:rPr>
        <w:t xml:space="preserve">[3] </w:t>
      </w:r>
      <w:proofErr w:type="spellStart"/>
      <w:r w:rsidRPr="00351C87">
        <w:rPr>
          <w:lang w:val="en-US"/>
        </w:rPr>
        <w:t>Hylton</w:t>
      </w:r>
      <w:proofErr w:type="spellEnd"/>
      <w:r w:rsidRPr="00351C87">
        <w:rPr>
          <w:lang w:val="en-US"/>
        </w:rPr>
        <w:t xml:space="preserve">, K., Levy, Y. and </w:t>
      </w:r>
      <w:proofErr w:type="spellStart"/>
      <w:r w:rsidRPr="00351C87">
        <w:rPr>
          <w:lang w:val="en-US"/>
        </w:rPr>
        <w:t>Dringus</w:t>
      </w:r>
      <w:proofErr w:type="spellEnd"/>
      <w:r w:rsidRPr="00351C87">
        <w:rPr>
          <w:lang w:val="en-US"/>
        </w:rPr>
        <w:t xml:space="preserve">, L.P., 2016. Utilizing webcam-based proctoring to deter misconduct in online exams. </w:t>
      </w:r>
      <w:r w:rsidRPr="00AE7C34">
        <w:rPr>
          <w:lang w:val="en-US"/>
        </w:rPr>
        <w:t>Computers &amp; Education, 92, pp.53-63.</w:t>
      </w:r>
    </w:p>
    <w:p w14:paraId="3A0E94E5" w14:textId="635638F0" w:rsidR="00AF28E1" w:rsidRPr="00AF28E1" w:rsidRDefault="00AF28E1" w:rsidP="00AF28E1">
      <w:r w:rsidRPr="00AE7C34">
        <w:rPr>
          <w:lang w:val="en-US"/>
        </w:rPr>
        <w:t>[</w:t>
      </w:r>
      <w:r w:rsidR="00881BCF" w:rsidRPr="00AE7C34">
        <w:rPr>
          <w:lang w:val="en-US"/>
        </w:rPr>
        <w:t>5</w:t>
      </w:r>
      <w:r w:rsidRPr="00AE7C34">
        <w:rPr>
          <w:lang w:val="en-US"/>
        </w:rPr>
        <w:t xml:space="preserve">] Elizondo, J.E. and </w:t>
      </w:r>
      <w:proofErr w:type="spellStart"/>
      <w:r w:rsidRPr="00AE7C34">
        <w:rPr>
          <w:lang w:val="en-US"/>
        </w:rPr>
        <w:t>Maestre</w:t>
      </w:r>
      <w:proofErr w:type="spellEnd"/>
      <w:r w:rsidRPr="00AE7C34">
        <w:rPr>
          <w:lang w:val="en-US"/>
        </w:rPr>
        <w:t xml:space="preserve">, L.P., 2005. </w:t>
      </w:r>
      <w:r w:rsidRPr="00AF28E1">
        <w:t xml:space="preserve">Fundamentos de procesamiento de imágenes. Mexicali: Universidad Autónoma de Baja California. </w:t>
      </w:r>
    </w:p>
    <w:p w14:paraId="5C72EE21" w14:textId="2A49B2AA" w:rsidR="00AF28E1" w:rsidRPr="00AF28E1" w:rsidRDefault="00AF28E1" w:rsidP="00AF28E1">
      <w:r w:rsidRPr="00AF28E1">
        <w:t>[</w:t>
      </w:r>
      <w:r w:rsidR="00881BCF">
        <w:t>6</w:t>
      </w:r>
      <w:r w:rsidRPr="00AF28E1">
        <w:t xml:space="preserve">] Alfio, </w:t>
      </w:r>
      <w:proofErr w:type="spellStart"/>
      <w:r w:rsidRPr="00AF28E1">
        <w:t>Vincenzo</w:t>
      </w:r>
      <w:proofErr w:type="spellEnd"/>
      <w:r w:rsidRPr="00AF28E1">
        <w:t xml:space="preserve"> </w:t>
      </w:r>
      <w:proofErr w:type="spellStart"/>
      <w:r w:rsidRPr="00AF28E1">
        <w:t>Saverio</w:t>
      </w:r>
      <w:proofErr w:type="spellEnd"/>
      <w:r w:rsidRPr="00AF28E1">
        <w:t xml:space="preserve">, </w:t>
      </w:r>
      <w:proofErr w:type="spellStart"/>
      <w:r w:rsidRPr="00AF28E1">
        <w:t>Domenica</w:t>
      </w:r>
      <w:proofErr w:type="spellEnd"/>
      <w:r w:rsidRPr="00AF28E1">
        <w:t xml:space="preserve"> </w:t>
      </w:r>
      <w:proofErr w:type="spellStart"/>
      <w:r w:rsidRPr="00AF28E1">
        <w:t>Costantino</w:t>
      </w:r>
      <w:proofErr w:type="spellEnd"/>
      <w:r w:rsidRPr="00AF28E1">
        <w:t xml:space="preserve">, and Massimiliano Pepe. </w:t>
      </w:r>
      <w:r w:rsidRPr="00AE7C34">
        <w:rPr>
          <w:lang w:val="en-US"/>
        </w:rPr>
        <w:t xml:space="preserve">"Influence of Image TIFF Format and JPEG Compression Level in the Accuracy of the 3D Model and Quality of the Orthophoto in UAV Photogrammetry." </w:t>
      </w:r>
      <w:proofErr w:type="spellStart"/>
      <w:r w:rsidRPr="00AF28E1">
        <w:t>Journal</w:t>
      </w:r>
      <w:proofErr w:type="spellEnd"/>
      <w:r w:rsidRPr="00AF28E1">
        <w:t xml:space="preserve"> </w:t>
      </w:r>
      <w:proofErr w:type="spellStart"/>
      <w:r w:rsidRPr="00AF28E1">
        <w:t>of</w:t>
      </w:r>
      <w:proofErr w:type="spellEnd"/>
      <w:r w:rsidRPr="00AF28E1">
        <w:t xml:space="preserve"> </w:t>
      </w:r>
      <w:proofErr w:type="spellStart"/>
      <w:r w:rsidRPr="00AF28E1">
        <w:t>Imaging</w:t>
      </w:r>
      <w:proofErr w:type="spellEnd"/>
      <w:r w:rsidRPr="00AF28E1">
        <w:t xml:space="preserve"> 6.5 (2020): 30. </w:t>
      </w:r>
    </w:p>
    <w:p w14:paraId="344AE081" w14:textId="0E4D5A70" w:rsidR="00AF28E1" w:rsidRPr="00351C87" w:rsidRDefault="00AF28E1" w:rsidP="00AF28E1">
      <w:r w:rsidRPr="00AF28E1">
        <w:t>[</w:t>
      </w:r>
      <w:r w:rsidR="00881BCF">
        <w:t>7</w:t>
      </w:r>
      <w:r w:rsidRPr="00AF28E1">
        <w:t xml:space="preserve">] Universidad de Murcia – Espacios de color y el dominio frecuencial [En </w:t>
      </w:r>
      <w:proofErr w:type="spellStart"/>
      <w:r w:rsidRPr="00AF28E1">
        <w:t>linea</w:t>
      </w:r>
      <w:proofErr w:type="spellEnd"/>
      <w:r w:rsidRPr="00AF28E1">
        <w:t>] disponible en &lt;http://dis.um.es/~ginesgm/files/doc/pav/tema5.pdf&gt;</w:t>
      </w:r>
    </w:p>
    <w:p w14:paraId="0906A959" w14:textId="7A1E77A0" w:rsidR="00351C87" w:rsidRDefault="00351C87" w:rsidP="00351C87">
      <w:pPr>
        <w:pStyle w:val="NoSpacing"/>
        <w:rPr>
          <w:b/>
          <w:bCs/>
          <w:sz w:val="28"/>
          <w:szCs w:val="24"/>
          <w:u w:val="single"/>
        </w:rPr>
      </w:pPr>
      <w:r w:rsidRPr="00351C87">
        <w:rPr>
          <w:b/>
          <w:bCs/>
          <w:sz w:val="28"/>
          <w:szCs w:val="24"/>
          <w:u w:val="single"/>
        </w:rPr>
        <w:t>Fuentes de Internet</w:t>
      </w:r>
    </w:p>
    <w:p w14:paraId="7DE0218B" w14:textId="1A73CB68" w:rsidR="00351C87" w:rsidRDefault="00351C87" w:rsidP="00351C87">
      <w:pPr>
        <w:pStyle w:val="NoSpacing"/>
        <w:rPr>
          <w:b/>
          <w:bCs/>
          <w:sz w:val="28"/>
          <w:szCs w:val="24"/>
          <w:u w:val="single"/>
        </w:rPr>
      </w:pPr>
    </w:p>
    <w:p w14:paraId="674F1CA3" w14:textId="6A0944F4" w:rsidR="00351C87" w:rsidRPr="00351C87" w:rsidRDefault="00351C87" w:rsidP="00351C87">
      <w:pPr>
        <w:rPr>
          <w:rFonts w:ascii="Calibri" w:hAnsi="Calibri" w:cs="Times New Roman"/>
          <w:b/>
          <w:bCs/>
          <w:sz w:val="28"/>
          <w:szCs w:val="24"/>
          <w:u w:val="single"/>
        </w:rPr>
      </w:pPr>
      <w:r>
        <w:t xml:space="preserve">[4] Grupo Atico34 - </w:t>
      </w:r>
      <w:proofErr w:type="spellStart"/>
      <w:r>
        <w:t>Proctoring</w:t>
      </w:r>
      <w:proofErr w:type="spellEnd"/>
      <w:r>
        <w:t xml:space="preserve"> o como supervisar exámenes online [en línea] disponible en &lt;https://protecciondatos-lopd.com/empresas/proctoring/#Software_para_la_supervision_de_examenes_online&gt; [consulta: 19 junio 2022].</w:t>
      </w:r>
    </w:p>
    <w:sectPr w:rsidR="00351C87" w:rsidRPr="00351C87" w:rsidSect="00837C9E">
      <w:headerReference w:type="default" r:id="rId23"/>
      <w:footerReference w:type="default" r:id="rId24"/>
      <w:pgSz w:w="11906" w:h="16838"/>
      <w:pgMar w:top="1276" w:right="1701" w:bottom="1417" w:left="1701" w:header="284" w:footer="36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RAUL PERULA MARTINEZ" w:date="2022-08-29T13:32:00Z" w:initials="RPM">
    <w:p w14:paraId="7F90954B" w14:textId="77777777" w:rsidR="009438FA" w:rsidRDefault="009438FA" w:rsidP="00C813C5">
      <w:pPr>
        <w:jc w:val="left"/>
      </w:pPr>
      <w:r>
        <w:rPr>
          <w:rStyle w:val="CommentReference"/>
        </w:rPr>
        <w:annotationRef/>
      </w:r>
      <w:r>
        <w:rPr>
          <w:sz w:val="20"/>
          <w:szCs w:val="20"/>
        </w:rPr>
        <w:t>La verdad que está muy bien redactado y con buenas formas, pero quizá no queda del todo claro cual es el planteamiento del problema, es decir, como introducción a la temática tiene sentido, pero echo en falta algo más de contexto más concretamente con tu tema.</w:t>
      </w:r>
    </w:p>
    <w:p w14:paraId="68BC5C6C" w14:textId="77777777" w:rsidR="009438FA" w:rsidRDefault="009438FA" w:rsidP="00C813C5">
      <w:pPr>
        <w:jc w:val="left"/>
      </w:pPr>
    </w:p>
    <w:p w14:paraId="67A49057" w14:textId="77777777" w:rsidR="009438FA" w:rsidRDefault="009438FA" w:rsidP="00C813C5">
      <w:pPr>
        <w:jc w:val="left"/>
      </w:pPr>
      <w:r>
        <w:rPr>
          <w:sz w:val="20"/>
          <w:szCs w:val="20"/>
        </w:rPr>
        <w:t>Mira si puedes darle una vuelta y que quede un poco más claro.</w:t>
      </w:r>
    </w:p>
  </w:comment>
  <w:comment w:id="30" w:author="RAUL PERULA MARTINEZ" w:date="2022-08-29T13:35:00Z" w:initials="RPM">
    <w:p w14:paraId="265894A7" w14:textId="77777777" w:rsidR="009438FA" w:rsidRDefault="009438FA" w:rsidP="001C12DE">
      <w:pPr>
        <w:jc w:val="left"/>
      </w:pPr>
      <w:r>
        <w:rPr>
          <w:rStyle w:val="CommentReference"/>
        </w:rPr>
        <w:annotationRef/>
      </w:r>
      <w:r>
        <w:rPr>
          <w:sz w:val="20"/>
          <w:szCs w:val="20"/>
        </w:rPr>
        <w:t>No tienes porque seguir la plantilla a raja tabla.</w:t>
      </w:r>
    </w:p>
    <w:p w14:paraId="2F4BA076" w14:textId="77777777" w:rsidR="009438FA" w:rsidRDefault="009438FA" w:rsidP="001C12DE">
      <w:pPr>
        <w:jc w:val="left"/>
      </w:pPr>
    </w:p>
    <w:p w14:paraId="0357A7E3" w14:textId="77777777" w:rsidR="009438FA" w:rsidRDefault="009438FA" w:rsidP="001C12DE">
      <w:pPr>
        <w:jc w:val="left"/>
      </w:pPr>
      <w:r>
        <w:rPr>
          <w:sz w:val="20"/>
          <w:szCs w:val="20"/>
        </w:rPr>
        <w:t>Como ya te comenté, es mejor si lo orientamos a un proyecto técnico software con los siguientes capítulos:</w:t>
      </w:r>
    </w:p>
    <w:p w14:paraId="54D05AD9" w14:textId="77777777" w:rsidR="009438FA" w:rsidRDefault="009438FA" w:rsidP="001C12DE">
      <w:pPr>
        <w:jc w:val="left"/>
      </w:pPr>
    </w:p>
    <w:p w14:paraId="583A1730" w14:textId="77777777" w:rsidR="009438FA" w:rsidRDefault="009438FA" w:rsidP="001C12DE">
      <w:pPr>
        <w:jc w:val="left"/>
      </w:pPr>
      <w:r>
        <w:rPr>
          <w:sz w:val="20"/>
          <w:szCs w:val="20"/>
        </w:rPr>
        <w:t>1.       Introducción (definición del tema y el alcance, objetivos)</w:t>
      </w:r>
    </w:p>
    <w:p w14:paraId="47987CE8" w14:textId="77777777" w:rsidR="009438FA" w:rsidRDefault="009438FA" w:rsidP="001C12DE">
      <w:pPr>
        <w:jc w:val="left"/>
      </w:pPr>
      <w:r>
        <w:rPr>
          <w:sz w:val="20"/>
          <w:szCs w:val="20"/>
        </w:rPr>
        <w:t>2.       Estado del arte (análisis de la información, antecedentes, etc.)</w:t>
      </w:r>
    </w:p>
    <w:p w14:paraId="3FFC9C69" w14:textId="77777777" w:rsidR="009438FA" w:rsidRDefault="009438FA" w:rsidP="001C12DE">
      <w:pPr>
        <w:jc w:val="left"/>
      </w:pPr>
      <w:r>
        <w:rPr>
          <w:sz w:val="20"/>
          <w:szCs w:val="20"/>
        </w:rPr>
        <w:t>3.       Implementación de la solución (repositorio, estructura proyecto, lenguaje, librerías, versiones)</w:t>
      </w:r>
    </w:p>
    <w:p w14:paraId="59093099" w14:textId="77777777" w:rsidR="009438FA" w:rsidRDefault="009438FA" w:rsidP="001C12DE">
      <w:pPr>
        <w:jc w:val="left"/>
      </w:pPr>
      <w:r>
        <w:rPr>
          <w:sz w:val="20"/>
          <w:szCs w:val="20"/>
        </w:rPr>
        <w:t>1.       Arquitectura de la solución (diagramado)</w:t>
      </w:r>
    </w:p>
    <w:p w14:paraId="509A5039" w14:textId="77777777" w:rsidR="009438FA" w:rsidRDefault="009438FA" w:rsidP="001C12DE">
      <w:pPr>
        <w:jc w:val="left"/>
      </w:pPr>
      <w:r>
        <w:rPr>
          <w:sz w:val="20"/>
          <w:szCs w:val="20"/>
        </w:rPr>
        <w:t>2.       Datos (descripción, análisis, procesamiento)</w:t>
      </w:r>
    </w:p>
    <w:p w14:paraId="4B047119" w14:textId="77777777" w:rsidR="009438FA" w:rsidRDefault="009438FA" w:rsidP="001C12DE">
      <w:pPr>
        <w:jc w:val="left"/>
      </w:pPr>
      <w:r>
        <w:rPr>
          <w:sz w:val="20"/>
          <w:szCs w:val="20"/>
        </w:rPr>
        <w:t>3.       Modelo y parámetros (conjuntos -train, val, test-)</w:t>
      </w:r>
    </w:p>
    <w:p w14:paraId="0473B67C" w14:textId="77777777" w:rsidR="009438FA" w:rsidRDefault="009438FA" w:rsidP="001C12DE">
      <w:pPr>
        <w:jc w:val="left"/>
      </w:pPr>
      <w:r>
        <w:rPr>
          <w:sz w:val="20"/>
          <w:szCs w:val="20"/>
        </w:rPr>
        <w:t>4.       Experimentos (pruebas y optimización)</w:t>
      </w:r>
    </w:p>
    <w:p w14:paraId="662C63D3" w14:textId="77777777" w:rsidR="009438FA" w:rsidRDefault="009438FA" w:rsidP="001C12DE">
      <w:pPr>
        <w:jc w:val="left"/>
      </w:pPr>
      <w:r>
        <w:rPr>
          <w:sz w:val="20"/>
          <w:szCs w:val="20"/>
        </w:rPr>
        <w:t>1.       Resultados (métricas, visualización)</w:t>
      </w:r>
    </w:p>
    <w:p w14:paraId="4FFE7902" w14:textId="77777777" w:rsidR="009438FA" w:rsidRDefault="009438FA" w:rsidP="001C12DE">
      <w:pPr>
        <w:jc w:val="left"/>
      </w:pPr>
      <w:r>
        <w:rPr>
          <w:sz w:val="20"/>
          <w:szCs w:val="20"/>
        </w:rPr>
        <w:t>4.       Conclusiones</w:t>
      </w:r>
    </w:p>
    <w:p w14:paraId="70751605" w14:textId="77777777" w:rsidR="009438FA" w:rsidRDefault="009438FA" w:rsidP="001C12DE">
      <w:pPr>
        <w:jc w:val="left"/>
      </w:pPr>
      <w:r>
        <w:rPr>
          <w:sz w:val="20"/>
          <w:szCs w:val="20"/>
        </w:rPr>
        <w:t>5.       Futuras mejoras</w:t>
      </w:r>
    </w:p>
    <w:p w14:paraId="56DAA4EB" w14:textId="77777777" w:rsidR="009438FA" w:rsidRDefault="009438FA" w:rsidP="001C12DE">
      <w:pPr>
        <w:jc w:val="left"/>
      </w:pPr>
      <w:r>
        <w:rPr>
          <w:sz w:val="20"/>
          <w:szCs w:val="20"/>
        </w:rPr>
        <w:t>6.       Bibliografía</w:t>
      </w:r>
    </w:p>
    <w:p w14:paraId="4EF5DABA" w14:textId="77777777" w:rsidR="009438FA" w:rsidRDefault="009438FA" w:rsidP="001C12DE">
      <w:pPr>
        <w:jc w:val="left"/>
      </w:pPr>
    </w:p>
  </w:comment>
  <w:comment w:id="32" w:author="RAUL PERULA MARTINEZ" w:date="2022-08-29T13:58:00Z" w:initials="RPM">
    <w:p w14:paraId="63B93708" w14:textId="77777777" w:rsidR="00B54A95" w:rsidRDefault="00B54A95" w:rsidP="002A4D04">
      <w:pPr>
        <w:jc w:val="left"/>
      </w:pPr>
      <w:r>
        <w:rPr>
          <w:rStyle w:val="CommentReference"/>
        </w:rPr>
        <w:annotationRef/>
      </w:r>
      <w:r>
        <w:rPr>
          <w:sz w:val="20"/>
          <w:szCs w:val="20"/>
        </w:rPr>
        <w:t>Aquí debería de ir el capítulo de Estado del Arte.</w:t>
      </w:r>
    </w:p>
    <w:p w14:paraId="5381257E" w14:textId="77777777" w:rsidR="00B54A95" w:rsidRDefault="00B54A95" w:rsidP="002A4D04">
      <w:pPr>
        <w:jc w:val="left"/>
      </w:pPr>
    </w:p>
    <w:p w14:paraId="1C8828B8" w14:textId="77777777" w:rsidR="00B54A95" w:rsidRDefault="00B54A95" w:rsidP="002A4D04">
      <w:pPr>
        <w:jc w:val="left"/>
      </w:pPr>
      <w:r>
        <w:rPr>
          <w:sz w:val="20"/>
          <w:szCs w:val="20"/>
        </w:rPr>
        <w:t>Aquí te diría que hablases de al menos los siguientes puntos:</w:t>
      </w:r>
    </w:p>
    <w:p w14:paraId="2E8EDB6F" w14:textId="77777777" w:rsidR="00B54A95" w:rsidRDefault="00B54A95" w:rsidP="002A4D04">
      <w:pPr>
        <w:jc w:val="left"/>
      </w:pPr>
      <w:r>
        <w:rPr>
          <w:sz w:val="20"/>
          <w:szCs w:val="20"/>
        </w:rPr>
        <w:t>- Estado de los sistemas de detección de plagio (tipos, estado de avance, etc.)</w:t>
      </w:r>
    </w:p>
    <w:p w14:paraId="3984FAD4" w14:textId="77777777" w:rsidR="00B54A95" w:rsidRDefault="00B54A95" w:rsidP="002A4D04">
      <w:pPr>
        <w:jc w:val="left"/>
      </w:pPr>
      <w:r>
        <w:rPr>
          <w:sz w:val="20"/>
          <w:szCs w:val="20"/>
        </w:rPr>
        <w:t>- Revisión de las herramientas anti-plagio basadas en IA</w:t>
      </w:r>
    </w:p>
    <w:p w14:paraId="76D2F8F6" w14:textId="77777777" w:rsidR="00B54A95" w:rsidRDefault="00B54A95" w:rsidP="002A4D04">
      <w:pPr>
        <w:jc w:val="left"/>
      </w:pPr>
      <w:r>
        <w:rPr>
          <w:sz w:val="20"/>
          <w:szCs w:val="20"/>
        </w:rPr>
        <w:t>- Sistemas basados en CV y soluciones actuales (artículos, repositorios, frameworks, modelos existentes, datasets…)</w:t>
      </w:r>
    </w:p>
  </w:comment>
  <w:comment w:id="36" w:author="RAUL PERULA MARTINEZ" w:date="2022-08-29T14:01:00Z" w:initials="RPM">
    <w:p w14:paraId="59491C9C" w14:textId="77777777" w:rsidR="00B54A95" w:rsidRDefault="00B54A95" w:rsidP="00E62917">
      <w:pPr>
        <w:jc w:val="left"/>
      </w:pPr>
      <w:r>
        <w:rPr>
          <w:rStyle w:val="CommentReference"/>
        </w:rPr>
        <w:annotationRef/>
      </w:r>
      <w:r>
        <w:rPr>
          <w:sz w:val="20"/>
          <w:szCs w:val="20"/>
        </w:rPr>
        <w:t>Esto no aporta nada de valor a la memoria, en todo caso tendrías que hacer alguna referencia sencilla a los tipos que tu vas a usar en tu proyecto, pero no algo tan extenso ya que si quieres dar más información lo que tendrías que hacer es referenciar algún artículo o recurso online, o incluso libro.</w:t>
      </w:r>
    </w:p>
  </w:comment>
  <w:comment w:id="45" w:author="RAUL PERULA MARTINEZ" w:date="2022-08-29T14:02:00Z" w:initials="RPM">
    <w:p w14:paraId="193CFBBE" w14:textId="77777777" w:rsidR="00B54A95" w:rsidRDefault="00B54A95" w:rsidP="008F60C2">
      <w:pPr>
        <w:jc w:val="left"/>
      </w:pPr>
      <w:r>
        <w:rPr>
          <w:rStyle w:val="CommentReference"/>
        </w:rPr>
        <w:annotationRef/>
      </w:r>
      <w:r>
        <w:rPr>
          <w:sz w:val="20"/>
          <w:szCs w:val="20"/>
        </w:rPr>
        <w:t>Cuidado, no vayas a contar lo que es una CNN en detalle, esto es algo que puedes dar una pincelada de información para entrar en contexto, pero complementa con referencias.</w:t>
      </w:r>
    </w:p>
    <w:p w14:paraId="539256ED" w14:textId="77777777" w:rsidR="00B54A95" w:rsidRDefault="00B54A95" w:rsidP="008F60C2">
      <w:pPr>
        <w:jc w:val="left"/>
      </w:pPr>
    </w:p>
    <w:p w14:paraId="301DB710" w14:textId="77777777" w:rsidR="00B54A95" w:rsidRDefault="00B54A95" w:rsidP="008F60C2">
      <w:pPr>
        <w:jc w:val="left"/>
      </w:pPr>
      <w:r>
        <w:rPr>
          <w:sz w:val="20"/>
          <w:szCs w:val="20"/>
        </w:rPr>
        <w:t>Después del Estado del Arte es el momento de explicar la Implementación. Recuerda seguir la estructura recomendada.</w:t>
      </w:r>
    </w:p>
    <w:p w14:paraId="7F04A90A" w14:textId="77777777" w:rsidR="00B54A95" w:rsidRDefault="00B54A95" w:rsidP="008F60C2">
      <w:pPr>
        <w:jc w:val="left"/>
      </w:pPr>
    </w:p>
    <w:p w14:paraId="70D5E8BB" w14:textId="77777777" w:rsidR="00B54A95" w:rsidRDefault="00B54A95" w:rsidP="008F60C2">
      <w:pPr>
        <w:jc w:val="left"/>
      </w:pPr>
      <w:r>
        <w:rPr>
          <w:sz w:val="20"/>
          <w:szCs w:val="20"/>
        </w:rPr>
        <w:t>3.       Implementación de la solución (repositorio, estructura proyecto, lenguaje, librerías, versiones)</w:t>
      </w:r>
    </w:p>
    <w:p w14:paraId="594E30C3" w14:textId="77777777" w:rsidR="00B54A95" w:rsidRDefault="00B54A95" w:rsidP="008F60C2">
      <w:pPr>
        <w:jc w:val="left"/>
      </w:pPr>
      <w:r>
        <w:rPr>
          <w:sz w:val="20"/>
          <w:szCs w:val="20"/>
        </w:rPr>
        <w:t>1.       Arquitectura de la solución (diagramado)</w:t>
      </w:r>
    </w:p>
    <w:p w14:paraId="27B19929" w14:textId="77777777" w:rsidR="00B54A95" w:rsidRDefault="00B54A95" w:rsidP="008F60C2">
      <w:pPr>
        <w:jc w:val="left"/>
      </w:pPr>
      <w:r>
        <w:rPr>
          <w:sz w:val="20"/>
          <w:szCs w:val="20"/>
        </w:rPr>
        <w:t>2.       Datos (descripción, análisis, procesamiento)</w:t>
      </w:r>
    </w:p>
    <w:p w14:paraId="634D7815" w14:textId="77777777" w:rsidR="00B54A95" w:rsidRDefault="00B54A95" w:rsidP="008F60C2">
      <w:pPr>
        <w:jc w:val="left"/>
      </w:pPr>
      <w:r>
        <w:rPr>
          <w:sz w:val="20"/>
          <w:szCs w:val="20"/>
        </w:rPr>
        <w:t>3.       Modelo y parámetros (conjuntos -train, val, test-)</w:t>
      </w:r>
    </w:p>
    <w:p w14:paraId="2E04B4B1" w14:textId="77777777" w:rsidR="00B54A95" w:rsidRDefault="00B54A95" w:rsidP="008F60C2">
      <w:pPr>
        <w:jc w:val="left"/>
      </w:pPr>
      <w:r>
        <w:rPr>
          <w:sz w:val="20"/>
          <w:szCs w:val="20"/>
        </w:rPr>
        <w:t>4.       Experimentos (pruebas y optimización)</w:t>
      </w:r>
    </w:p>
    <w:p w14:paraId="1874C223" w14:textId="77777777" w:rsidR="00B54A95" w:rsidRDefault="00B54A95" w:rsidP="008F60C2">
      <w:pPr>
        <w:jc w:val="left"/>
      </w:pPr>
    </w:p>
  </w:comment>
  <w:comment w:id="48" w:author="RAUL PERULA MARTINEZ" w:date="2022-08-29T14:04:00Z" w:initials="RPM">
    <w:p w14:paraId="3FE9696D" w14:textId="77777777" w:rsidR="002A5140" w:rsidRDefault="002A5140" w:rsidP="00AB4B2C">
      <w:pPr>
        <w:jc w:val="left"/>
      </w:pPr>
      <w:r>
        <w:rPr>
          <w:rStyle w:val="CommentReference"/>
        </w:rPr>
        <w:annotationRef/>
      </w:r>
      <w:r>
        <w:rPr>
          <w:sz w:val="20"/>
          <w:szCs w:val="20"/>
        </w:rPr>
        <w:t>Los resultados tendrán que ir en un nuevo capítulo, ya que serán las pruebas a posteriori de la experimentación, es decir, una vez funcionando el sistema en un entorno real (normalmente aquí si hay modelos son las pruebas y resultados en inferencia).</w:t>
      </w:r>
    </w:p>
  </w:comment>
  <w:comment w:id="52" w:author="RAUL PERULA MARTINEZ" w:date="2022-08-29T14:06:00Z" w:initials="RPM">
    <w:p w14:paraId="006BBC23" w14:textId="77777777" w:rsidR="002A5140" w:rsidRDefault="002A5140" w:rsidP="00F439C3">
      <w:pPr>
        <w:jc w:val="left"/>
      </w:pPr>
      <w:r>
        <w:rPr>
          <w:rStyle w:val="CommentReference"/>
        </w:rPr>
        <w:annotationRef/>
      </w:r>
      <w:r>
        <w:rPr>
          <w:sz w:val="20"/>
          <w:szCs w:val="20"/>
        </w:rPr>
        <w:t>Te recomiendo seguir el formato de IEEE para la bibliografía.</w:t>
      </w:r>
    </w:p>
    <w:p w14:paraId="401D34FA" w14:textId="77777777" w:rsidR="002A5140" w:rsidRDefault="002A5140" w:rsidP="00F439C3">
      <w:pPr>
        <w:jc w:val="left"/>
      </w:pPr>
    </w:p>
    <w:p w14:paraId="3B861F62" w14:textId="77777777" w:rsidR="002A5140" w:rsidRDefault="002A5140" w:rsidP="00F439C3">
      <w:pPr>
        <w:jc w:val="left"/>
      </w:pPr>
      <w:r>
        <w:rPr>
          <w:sz w:val="20"/>
          <w:szCs w:val="20"/>
        </w:rPr>
        <w:t>Te dejo un enlace que te ayuda a generar los recursos introduciendo la información fácilmente.</w:t>
      </w:r>
    </w:p>
    <w:p w14:paraId="236EB943" w14:textId="77777777" w:rsidR="002A5140" w:rsidRDefault="002A5140" w:rsidP="00F439C3">
      <w:pPr>
        <w:jc w:val="left"/>
      </w:pPr>
    </w:p>
    <w:p w14:paraId="05044E92" w14:textId="77777777" w:rsidR="002A5140" w:rsidRDefault="002A5140" w:rsidP="00F439C3">
      <w:pPr>
        <w:jc w:val="left"/>
      </w:pPr>
      <w:r>
        <w:rPr>
          <w:sz w:val="20"/>
          <w:szCs w:val="20"/>
        </w:rPr>
        <w:t>https://www.citationmachine.net/ieee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A49057" w15:done="0"/>
  <w15:commentEx w15:paraId="4EF5DABA" w15:done="0"/>
  <w15:commentEx w15:paraId="76D2F8F6" w15:done="0"/>
  <w15:commentEx w15:paraId="59491C9C" w15:done="0"/>
  <w15:commentEx w15:paraId="1874C223" w15:done="0"/>
  <w15:commentEx w15:paraId="3FE9696D" w15:done="0"/>
  <w15:commentEx w15:paraId="05044E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73E50" w16cex:dateUtc="2022-08-29T11:32:00Z"/>
  <w16cex:commentExtensible w16cex:durableId="26B73F2D" w16cex:dateUtc="2022-08-29T11:35:00Z"/>
  <w16cex:commentExtensible w16cex:durableId="26B74484" w16cex:dateUtc="2022-08-29T11:58:00Z"/>
  <w16cex:commentExtensible w16cex:durableId="26B74524" w16cex:dateUtc="2022-08-29T12:01:00Z"/>
  <w16cex:commentExtensible w16cex:durableId="26B7458E" w16cex:dateUtc="2022-08-29T12:02:00Z"/>
  <w16cex:commentExtensible w16cex:durableId="26B745D6" w16cex:dateUtc="2022-08-29T12:04:00Z"/>
  <w16cex:commentExtensible w16cex:durableId="26B7467A" w16cex:dateUtc="2022-08-29T1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A49057" w16cid:durableId="26B73E50"/>
  <w16cid:commentId w16cid:paraId="4EF5DABA" w16cid:durableId="26B73F2D"/>
  <w16cid:commentId w16cid:paraId="76D2F8F6" w16cid:durableId="26B74484"/>
  <w16cid:commentId w16cid:paraId="59491C9C" w16cid:durableId="26B74524"/>
  <w16cid:commentId w16cid:paraId="1874C223" w16cid:durableId="26B7458E"/>
  <w16cid:commentId w16cid:paraId="3FE9696D" w16cid:durableId="26B745D6"/>
  <w16cid:commentId w16cid:paraId="05044E92" w16cid:durableId="26B746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66A8B" w14:textId="77777777" w:rsidR="0036481E" w:rsidRDefault="0036481E" w:rsidP="00046FBD">
      <w:pPr>
        <w:spacing w:after="0" w:line="240" w:lineRule="auto"/>
      </w:pPr>
      <w:r>
        <w:separator/>
      </w:r>
    </w:p>
  </w:endnote>
  <w:endnote w:type="continuationSeparator" w:id="0">
    <w:p w14:paraId="0D02A238" w14:textId="77777777" w:rsidR="0036481E" w:rsidRDefault="0036481E" w:rsidP="0004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GFRU V+ Bambino New">
    <w:altName w:val="Calibri"/>
    <w:panose1 w:val="020B0604020202020204"/>
    <w:charset w:val="00"/>
    <w:family w:val="swiss"/>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75202096" w14:textId="77777777" w:rsidR="00837C9E" w:rsidRDefault="00837C9E">
        <w:pPr>
          <w:pStyle w:val="Footer"/>
          <w:jc w:val="center"/>
        </w:pPr>
        <w:r>
          <w:fldChar w:fldCharType="begin"/>
        </w:r>
        <w:r>
          <w:instrText>PAGE   \* MERGEFORMAT</w:instrText>
        </w:r>
        <w:r>
          <w:fldChar w:fldCharType="separate"/>
        </w:r>
        <w:r>
          <w:rPr>
            <w:noProof/>
          </w:rPr>
          <w:t>20</w:t>
        </w:r>
        <w:r>
          <w:fldChar w:fldCharType="end"/>
        </w:r>
      </w:p>
    </w:sdtContent>
  </w:sdt>
  <w:p w14:paraId="6C8F1E83" w14:textId="77777777" w:rsidR="00837C9E" w:rsidRDefault="0083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62EB8" w14:textId="3F216D21" w:rsidR="009D5A7D" w:rsidRPr="00A518CA" w:rsidRDefault="00837C9E" w:rsidP="0027325C">
    <w:pPr>
      <w:pStyle w:val="Default"/>
      <w:jc w:val="center"/>
      <w:rPr>
        <w:rFonts w:ascii="Trebuchet MS" w:hAnsi="Trebuchet MS"/>
        <w:color w:val="943634" w:themeColor="accent2" w:themeShade="BF"/>
        <w:sz w:val="18"/>
        <w:szCs w:val="18"/>
      </w:rPr>
    </w:pPr>
    <w:r w:rsidRPr="00A518CA">
      <w:rPr>
        <w:rFonts w:ascii="Trebuchet MS" w:hAnsi="Trebuchet MS"/>
        <w:color w:val="943634" w:themeColor="accent2" w:themeShade="BF"/>
        <w:sz w:val="18"/>
        <w:szCs w:val="18"/>
      </w:rPr>
      <w:t xml:space="preserve">- Máster Universitario en </w:t>
    </w:r>
    <w:r w:rsidR="00E4414C" w:rsidRPr="00A518CA">
      <w:rPr>
        <w:rFonts w:ascii="Trebuchet MS" w:hAnsi="Trebuchet MS"/>
        <w:color w:val="943634" w:themeColor="accent2" w:themeShade="BF"/>
        <w:sz w:val="18"/>
        <w:szCs w:val="18"/>
      </w:rPr>
      <w:t>Análisis de Datos Masivos (Big Data)</w:t>
    </w:r>
    <w:r w:rsidRPr="00A518CA">
      <w:rPr>
        <w:rFonts w:ascii="Trebuchet MS" w:hAnsi="Trebuchet MS"/>
        <w:color w:val="943634" w:themeColor="accent2" w:themeShade="BF"/>
        <w:sz w:val="18"/>
        <w:szCs w:val="18"/>
      </w:rPr>
      <w:t xml:space="preserve"> - </w:t>
    </w:r>
  </w:p>
  <w:p w14:paraId="430B283A" w14:textId="77777777" w:rsidR="009D5A7D" w:rsidRPr="00A518CA" w:rsidRDefault="009D5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C4D03" w14:textId="77777777" w:rsidR="0036481E" w:rsidRDefault="0036481E" w:rsidP="00046FBD">
      <w:pPr>
        <w:spacing w:after="0" w:line="240" w:lineRule="auto"/>
      </w:pPr>
      <w:r>
        <w:separator/>
      </w:r>
    </w:p>
  </w:footnote>
  <w:footnote w:type="continuationSeparator" w:id="0">
    <w:p w14:paraId="051C237E" w14:textId="77777777" w:rsidR="0036481E" w:rsidRDefault="0036481E" w:rsidP="0004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D811" w14:textId="77777777" w:rsidR="00837C9E" w:rsidRDefault="00837C9E" w:rsidP="002603EF">
    <w:pPr>
      <w:pStyle w:val="Header"/>
    </w:pPr>
    <w:r>
      <w:rPr>
        <w:noProof/>
        <w:lang w:eastAsia="es-ES"/>
      </w:rPr>
      <w:drawing>
        <wp:anchor distT="0" distB="0" distL="114300" distR="114300" simplePos="0" relativeHeight="251662336" behindDoc="1" locked="0" layoutInCell="1" allowOverlap="1" wp14:anchorId="15C0C4E0" wp14:editId="1F4D7F12">
          <wp:simplePos x="0" y="0"/>
          <wp:positionH relativeFrom="margin">
            <wp:posOffset>4450080</wp:posOffset>
          </wp:positionH>
          <wp:positionV relativeFrom="paragraph">
            <wp:posOffset>7620</wp:posOffset>
          </wp:positionV>
          <wp:extent cx="1127760" cy="317798"/>
          <wp:effectExtent l="0" t="0" r="0" b="6350"/>
          <wp:wrapNone/>
          <wp:docPr id="3" name="Imagen 3" descr="D:\Dropbox\Photos\UEM\Universidad-Europea_horz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Photos\UEM\Universidad-Europea_horz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317798"/>
                  </a:xfrm>
                  <a:prstGeom prst="rect">
                    <a:avLst/>
                  </a:prstGeom>
                  <a:noFill/>
                  <a:ln>
                    <a:noFill/>
                  </a:ln>
                </pic:spPr>
              </pic:pic>
            </a:graphicData>
          </a:graphic>
          <wp14:sizeRelH relativeFrom="margin">
            <wp14:pctWidth>0</wp14:pctWidth>
          </wp14:sizeRelH>
          <wp14:sizeRelV relativeFrom="margin">
            <wp14:pctHeight>0</wp14:pctHeight>
          </wp14:sizeRelV>
        </wp:anchor>
      </w:drawing>
    </w:r>
    <w:r>
      <w:t>Título Proyecto</w:t>
    </w:r>
  </w:p>
  <w:p w14:paraId="6160C5F6" w14:textId="77777777" w:rsidR="00837C9E" w:rsidRDefault="00837C9E" w:rsidP="002603EF">
    <w:pPr>
      <w:pStyle w:val="Header"/>
    </w:pPr>
    <w:r>
      <w:t xml:space="preserve">Nombre Apellido1 Apellido2  </w:t>
    </w:r>
    <w:r>
      <w:tab/>
    </w:r>
  </w:p>
  <w:p w14:paraId="58975AA3" w14:textId="77777777" w:rsidR="00837C9E" w:rsidRDefault="00837C9E">
    <w:pPr>
      <w:pStyle w:val="Header"/>
    </w:pPr>
    <w:r>
      <w:rPr>
        <w:noProof/>
        <w:lang w:eastAsia="es-ES"/>
      </w:rPr>
      <mc:AlternateContent>
        <mc:Choice Requires="wps">
          <w:drawing>
            <wp:anchor distT="0" distB="0" distL="114300" distR="114300" simplePos="0" relativeHeight="251661312" behindDoc="0" locked="0" layoutInCell="1" allowOverlap="1" wp14:anchorId="7B10AA21" wp14:editId="495BB6F6">
              <wp:simplePos x="0" y="0"/>
              <wp:positionH relativeFrom="column">
                <wp:posOffset>12290</wp:posOffset>
              </wp:positionH>
              <wp:positionV relativeFrom="paragraph">
                <wp:posOffset>75273</wp:posOffset>
              </wp:positionV>
              <wp:extent cx="5607780" cy="0"/>
              <wp:effectExtent l="0" t="0" r="12065" b="19050"/>
              <wp:wrapNone/>
              <wp:docPr id="4" name="4 Conector recto"/>
              <wp:cNvGraphicFramePr/>
              <a:graphic xmlns:a="http://schemas.openxmlformats.org/drawingml/2006/main">
                <a:graphicData uri="http://schemas.microsoft.com/office/word/2010/wordprocessingShape">
                  <wps:wsp>
                    <wps:cNvCnPr/>
                    <wps:spPr>
                      <a:xfrm>
                        <a:off x="0" y="0"/>
                        <a:ext cx="5607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35928" id="4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" strokecolor="black [304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29DC" w14:textId="0C701AB8" w:rsidR="00046FBD" w:rsidRDefault="00DE7F99">
    <w:pPr>
      <w:pStyle w:val="Header"/>
    </w:pPr>
    <w:r>
      <w:rPr>
        <w:noProof/>
        <w:lang w:eastAsia="es-ES"/>
      </w:rPr>
      <w:drawing>
        <wp:anchor distT="0" distB="0" distL="114300" distR="114300" simplePos="0" relativeHeight="251663360" behindDoc="0" locked="0" layoutInCell="1" allowOverlap="1" wp14:anchorId="14DFA6D7" wp14:editId="23500294">
          <wp:simplePos x="0" y="0"/>
          <wp:positionH relativeFrom="column">
            <wp:posOffset>1905</wp:posOffset>
          </wp:positionH>
          <wp:positionV relativeFrom="paragraph">
            <wp:posOffset>25400</wp:posOffset>
          </wp:positionV>
          <wp:extent cx="1058432" cy="274320"/>
          <wp:effectExtent l="0" t="0" r="889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8432" cy="274320"/>
                  </a:xfrm>
                  <a:prstGeom prst="rect">
                    <a:avLst/>
                  </a:prstGeom>
                </pic:spPr>
              </pic:pic>
            </a:graphicData>
          </a:graphic>
        </wp:anchor>
      </w:drawing>
    </w:r>
    <w:r w:rsidR="00660398">
      <w:rPr>
        <w:noProof/>
        <w:lang w:eastAsia="es-ES"/>
      </w:rPr>
      <w:drawing>
        <wp:anchor distT="0" distB="0" distL="114300" distR="114300" simplePos="0" relativeHeight="251659264" behindDoc="1" locked="0" layoutInCell="1" allowOverlap="1" wp14:anchorId="0BA4EC19" wp14:editId="3F58BFD0">
          <wp:simplePos x="0" y="0"/>
          <wp:positionH relativeFrom="column">
            <wp:posOffset>-1080135</wp:posOffset>
          </wp:positionH>
          <wp:positionV relativeFrom="paragraph">
            <wp:posOffset>-444500</wp:posOffset>
          </wp:positionV>
          <wp:extent cx="203835" cy="2209800"/>
          <wp:effectExtent l="0" t="0" r="5715"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a.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3835" cy="2209800"/>
                  </a:xfrm>
                  <a:prstGeom prst="rect">
                    <a:avLst/>
                  </a:prstGeom>
                </pic:spPr>
              </pic:pic>
            </a:graphicData>
          </a:graphic>
          <wp14:sizeRelH relativeFrom="page">
            <wp14:pctWidth>0</wp14:pctWidth>
          </wp14:sizeRelH>
          <wp14:sizeRelV relativeFrom="page">
            <wp14:pctHeight>0</wp14:pctHeight>
          </wp14:sizeRelV>
        </wp:anchor>
      </w:drawing>
    </w:r>
  </w:p>
  <w:p w14:paraId="11AFEA1D" w14:textId="2C58DAA4" w:rsidR="00660398" w:rsidRDefault="006603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78A90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521BD7"/>
    <w:multiLevelType w:val="hybridMultilevel"/>
    <w:tmpl w:val="A4306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307712"/>
    <w:multiLevelType w:val="hybridMultilevel"/>
    <w:tmpl w:val="94B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04040A"/>
    <w:multiLevelType w:val="multilevel"/>
    <w:tmpl w:val="24507C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B35AB2"/>
    <w:multiLevelType w:val="hybridMultilevel"/>
    <w:tmpl w:val="5B821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CC7DAA"/>
    <w:multiLevelType w:val="hybridMultilevel"/>
    <w:tmpl w:val="12909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D43BAA"/>
    <w:multiLevelType w:val="hybridMultilevel"/>
    <w:tmpl w:val="300A5D3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0DC774D"/>
    <w:multiLevelType w:val="hybridMultilevel"/>
    <w:tmpl w:val="22AEF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3A5F1E"/>
    <w:multiLevelType w:val="hybridMultilevel"/>
    <w:tmpl w:val="B9DE2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431D4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74739B1"/>
    <w:multiLevelType w:val="hybridMultilevel"/>
    <w:tmpl w:val="029C7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6E74BA"/>
    <w:multiLevelType w:val="hybridMultilevel"/>
    <w:tmpl w:val="84007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FD5CCE"/>
    <w:multiLevelType w:val="hybridMultilevel"/>
    <w:tmpl w:val="29003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9C144A"/>
    <w:multiLevelType w:val="multilevel"/>
    <w:tmpl w:val="97E48EE4"/>
    <w:lvl w:ilvl="0">
      <w:start w:val="1"/>
      <w:numFmt w:val="decimal"/>
      <w:pStyle w:val="Heading1"/>
      <w:lvlText w:val="Capítulo %1."/>
      <w:lvlJc w:val="left"/>
      <w:pPr>
        <w:tabs>
          <w:tab w:val="num" w:pos="397"/>
        </w:tabs>
        <w:ind w:left="0" w:firstLine="0"/>
      </w:pPr>
      <w:rPr>
        <w:rFonts w:hint="default"/>
      </w:rPr>
    </w:lvl>
    <w:lvl w:ilvl="1">
      <w:start w:val="1"/>
      <w:numFmt w:val="decimal"/>
      <w:pStyle w:val="Heading2"/>
      <w:lvlText w:val="%1.%2"/>
      <w:lvlJc w:val="left"/>
      <w:pPr>
        <w:tabs>
          <w:tab w:val="num" w:pos="510"/>
        </w:tabs>
        <w:ind w:left="0" w:firstLine="0"/>
      </w:pPr>
      <w:rPr>
        <w:rFonts w:hint="default"/>
      </w:rPr>
    </w:lvl>
    <w:lvl w:ilvl="2">
      <w:start w:val="1"/>
      <w:numFmt w:val="decimal"/>
      <w:pStyle w:val="Heading3"/>
      <w:lvlText w:val="%1.%2.%3"/>
      <w:lvlJc w:val="left"/>
      <w:pPr>
        <w:tabs>
          <w:tab w:val="num" w:pos="624"/>
        </w:tabs>
        <w:ind w:left="0" w:firstLine="0"/>
      </w:pPr>
      <w:rPr>
        <w:rFonts w:hint="default"/>
      </w:rPr>
    </w:lvl>
    <w:lvl w:ilvl="3">
      <w:start w:val="1"/>
      <w:numFmt w:val="decimal"/>
      <w:pStyle w:val="Heading4"/>
      <w:lvlText w:val="%1.%2.%3.%4"/>
      <w:lvlJc w:val="left"/>
      <w:pPr>
        <w:tabs>
          <w:tab w:val="num" w:pos="851"/>
        </w:tabs>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2CD11708"/>
    <w:multiLevelType w:val="hybridMultilevel"/>
    <w:tmpl w:val="6BB2F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2E01A7"/>
    <w:multiLevelType w:val="hybridMultilevel"/>
    <w:tmpl w:val="1EF27D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DD20F72"/>
    <w:multiLevelType w:val="hybridMultilevel"/>
    <w:tmpl w:val="0F1CF710"/>
    <w:lvl w:ilvl="0" w:tplc="66D80154">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15:restartNumberingAfterBreak="0">
    <w:nsid w:val="311C4006"/>
    <w:multiLevelType w:val="hybridMultilevel"/>
    <w:tmpl w:val="BB0085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2C27B8D"/>
    <w:multiLevelType w:val="multilevel"/>
    <w:tmpl w:val="3B9A0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716812"/>
    <w:multiLevelType w:val="hybridMultilevel"/>
    <w:tmpl w:val="B260837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6E52E07"/>
    <w:multiLevelType w:val="hybridMultilevel"/>
    <w:tmpl w:val="160AF5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173A9D"/>
    <w:multiLevelType w:val="hybridMultilevel"/>
    <w:tmpl w:val="EB8E29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430A1E13"/>
    <w:multiLevelType w:val="hybridMultilevel"/>
    <w:tmpl w:val="84D68EA0"/>
    <w:lvl w:ilvl="0" w:tplc="085AA9E0">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387963"/>
    <w:multiLevelType w:val="hybridMultilevel"/>
    <w:tmpl w:val="3918B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C20EFA"/>
    <w:multiLevelType w:val="hybridMultilevel"/>
    <w:tmpl w:val="6C7E8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712D69"/>
    <w:multiLevelType w:val="hybridMultilevel"/>
    <w:tmpl w:val="B890E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BF137F"/>
    <w:multiLevelType w:val="hybridMultilevel"/>
    <w:tmpl w:val="67BE79D6"/>
    <w:lvl w:ilvl="0" w:tplc="4DDEB1A6">
      <w:start w:val="1"/>
      <w:numFmt w:val="upperRoman"/>
      <w:lvlText w:val="%1.-"/>
      <w:lvlJc w:val="right"/>
      <w:pPr>
        <w:ind w:left="720" w:hanging="360"/>
      </w:pPr>
      <w:rPr>
        <w:rFonts w:cs="Times New Roman"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D52164C"/>
    <w:multiLevelType w:val="hybridMultilevel"/>
    <w:tmpl w:val="45948EB8"/>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30" w15:restartNumberingAfterBreak="0">
    <w:nsid w:val="50876DD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81C770B"/>
    <w:multiLevelType w:val="hybridMultilevel"/>
    <w:tmpl w:val="7C6C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B84339"/>
    <w:multiLevelType w:val="hybridMultilevel"/>
    <w:tmpl w:val="6DEC93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1C34AC"/>
    <w:multiLevelType w:val="hybridMultilevel"/>
    <w:tmpl w:val="BE42A2B4"/>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4" w15:restartNumberingAfterBreak="0">
    <w:nsid w:val="5F8E16DE"/>
    <w:multiLevelType w:val="hybridMultilevel"/>
    <w:tmpl w:val="1284B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2BE6C94"/>
    <w:multiLevelType w:val="hybridMultilevel"/>
    <w:tmpl w:val="57D60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E3506C"/>
    <w:multiLevelType w:val="hybridMultilevel"/>
    <w:tmpl w:val="1A383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522176E"/>
    <w:multiLevelType w:val="hybridMultilevel"/>
    <w:tmpl w:val="2B92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9727BF8"/>
    <w:multiLevelType w:val="hybridMultilevel"/>
    <w:tmpl w:val="50401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4761F7"/>
    <w:multiLevelType w:val="hybridMultilevel"/>
    <w:tmpl w:val="058E9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55644E"/>
    <w:multiLevelType w:val="hybridMultilevel"/>
    <w:tmpl w:val="C45218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7E72923"/>
    <w:multiLevelType w:val="hybridMultilevel"/>
    <w:tmpl w:val="C3A4F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BD15BE"/>
    <w:multiLevelType w:val="hybridMultilevel"/>
    <w:tmpl w:val="28849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9F87F22"/>
    <w:multiLevelType w:val="hybridMultilevel"/>
    <w:tmpl w:val="155CC3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7A585EF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D2719A"/>
    <w:multiLevelType w:val="hybridMultilevel"/>
    <w:tmpl w:val="280A6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1714984">
    <w:abstractNumId w:val="12"/>
  </w:num>
  <w:num w:numId="2" w16cid:durableId="1104107439">
    <w:abstractNumId w:val="21"/>
  </w:num>
  <w:num w:numId="3" w16cid:durableId="15817776">
    <w:abstractNumId w:val="20"/>
  </w:num>
  <w:num w:numId="4" w16cid:durableId="590283775">
    <w:abstractNumId w:val="11"/>
  </w:num>
  <w:num w:numId="5" w16cid:durableId="1685352865">
    <w:abstractNumId w:val="37"/>
  </w:num>
  <w:num w:numId="6" w16cid:durableId="1102799748">
    <w:abstractNumId w:val="18"/>
  </w:num>
  <w:num w:numId="7" w16cid:durableId="1373580106">
    <w:abstractNumId w:val="43"/>
  </w:num>
  <w:num w:numId="8" w16cid:durableId="1165054984">
    <w:abstractNumId w:val="24"/>
  </w:num>
  <w:num w:numId="9" w16cid:durableId="1447891027">
    <w:abstractNumId w:val="21"/>
  </w:num>
  <w:num w:numId="10" w16cid:durableId="1047070838">
    <w:abstractNumId w:val="21"/>
  </w:num>
  <w:num w:numId="11" w16cid:durableId="387193672">
    <w:abstractNumId w:val="39"/>
  </w:num>
  <w:num w:numId="12" w16cid:durableId="1335566406">
    <w:abstractNumId w:val="40"/>
  </w:num>
  <w:num w:numId="13" w16cid:durableId="1200629094">
    <w:abstractNumId w:val="6"/>
  </w:num>
  <w:num w:numId="14" w16cid:durableId="913391870">
    <w:abstractNumId w:val="23"/>
  </w:num>
  <w:num w:numId="15" w16cid:durableId="2007590753">
    <w:abstractNumId w:val="34"/>
  </w:num>
  <w:num w:numId="16" w16cid:durableId="1783455669">
    <w:abstractNumId w:val="17"/>
  </w:num>
  <w:num w:numId="17" w16cid:durableId="1494949829">
    <w:abstractNumId w:val="33"/>
  </w:num>
  <w:num w:numId="18" w16cid:durableId="313726576">
    <w:abstractNumId w:val="3"/>
  </w:num>
  <w:num w:numId="19" w16cid:durableId="1932398284">
    <w:abstractNumId w:val="19"/>
  </w:num>
  <w:num w:numId="20" w16cid:durableId="887567870">
    <w:abstractNumId w:val="46"/>
  </w:num>
  <w:num w:numId="21" w16cid:durableId="1943877610">
    <w:abstractNumId w:val="31"/>
  </w:num>
  <w:num w:numId="22" w16cid:durableId="273637335">
    <w:abstractNumId w:val="8"/>
  </w:num>
  <w:num w:numId="23" w16cid:durableId="460273044">
    <w:abstractNumId w:val="27"/>
  </w:num>
  <w:num w:numId="24" w16cid:durableId="1554805988">
    <w:abstractNumId w:val="28"/>
  </w:num>
  <w:num w:numId="25" w16cid:durableId="1536963115">
    <w:abstractNumId w:val="45"/>
  </w:num>
  <w:num w:numId="26" w16cid:durableId="103959729">
    <w:abstractNumId w:val="7"/>
  </w:num>
  <w:num w:numId="27" w16cid:durableId="1564178969">
    <w:abstractNumId w:val="26"/>
  </w:num>
  <w:num w:numId="28" w16cid:durableId="499351061">
    <w:abstractNumId w:val="22"/>
  </w:num>
  <w:num w:numId="29" w16cid:durableId="1304191321">
    <w:abstractNumId w:val="32"/>
  </w:num>
  <w:num w:numId="30" w16cid:durableId="407000061">
    <w:abstractNumId w:val="4"/>
  </w:num>
  <w:num w:numId="31" w16cid:durableId="319235472">
    <w:abstractNumId w:val="36"/>
  </w:num>
  <w:num w:numId="32" w16cid:durableId="1131895762">
    <w:abstractNumId w:val="14"/>
  </w:num>
  <w:num w:numId="33" w16cid:durableId="4509039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73096624">
    <w:abstractNumId w:val="2"/>
  </w:num>
  <w:num w:numId="35" w16cid:durableId="1249924414">
    <w:abstractNumId w:val="13"/>
  </w:num>
  <w:num w:numId="36" w16cid:durableId="778766123">
    <w:abstractNumId w:val="29"/>
  </w:num>
  <w:num w:numId="37" w16cid:durableId="1532305562">
    <w:abstractNumId w:val="35"/>
  </w:num>
  <w:num w:numId="38" w16cid:durableId="1220285448">
    <w:abstractNumId w:val="16"/>
  </w:num>
  <w:num w:numId="39" w16cid:durableId="1498612271">
    <w:abstractNumId w:val="9"/>
  </w:num>
  <w:num w:numId="40" w16cid:durableId="1538933897">
    <w:abstractNumId w:val="42"/>
  </w:num>
  <w:num w:numId="41" w16cid:durableId="868176134">
    <w:abstractNumId w:val="15"/>
  </w:num>
  <w:num w:numId="42" w16cid:durableId="32770378">
    <w:abstractNumId w:val="10"/>
  </w:num>
  <w:num w:numId="43" w16cid:durableId="453671345">
    <w:abstractNumId w:val="30"/>
  </w:num>
  <w:num w:numId="44" w16cid:durableId="1630744566">
    <w:abstractNumId w:val="44"/>
  </w:num>
  <w:num w:numId="45" w16cid:durableId="1619291110">
    <w:abstractNumId w:val="0"/>
  </w:num>
  <w:num w:numId="46" w16cid:durableId="1618760435">
    <w:abstractNumId w:val="38"/>
  </w:num>
  <w:num w:numId="47" w16cid:durableId="41371168">
    <w:abstractNumId w:val="1"/>
  </w:num>
  <w:num w:numId="48" w16cid:durableId="1645500375">
    <w:abstractNumId w:val="5"/>
  </w:num>
  <w:num w:numId="49" w16cid:durableId="2010785296">
    <w:abstractNumId w:val="41"/>
  </w:num>
  <w:num w:numId="50" w16cid:durableId="336538501">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UL PERULA MARTINEZ">
    <w15:presenceInfo w15:providerId="AD" w15:userId="S::raul.perula.martinez@facultyue.es::7b44c138-ed93-42a1-83f8-76dd8c19d6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BD"/>
    <w:rsid w:val="00007103"/>
    <w:rsid w:val="0000733A"/>
    <w:rsid w:val="00022507"/>
    <w:rsid w:val="0002551D"/>
    <w:rsid w:val="00032E88"/>
    <w:rsid w:val="00036037"/>
    <w:rsid w:val="00045862"/>
    <w:rsid w:val="00046FBD"/>
    <w:rsid w:val="000606A0"/>
    <w:rsid w:val="00060A98"/>
    <w:rsid w:val="00082462"/>
    <w:rsid w:val="00084719"/>
    <w:rsid w:val="000877CD"/>
    <w:rsid w:val="000902B8"/>
    <w:rsid w:val="000936BE"/>
    <w:rsid w:val="000B1926"/>
    <w:rsid w:val="000B6EC0"/>
    <w:rsid w:val="000C1418"/>
    <w:rsid w:val="000C5AD8"/>
    <w:rsid w:val="000E449A"/>
    <w:rsid w:val="000E4DAF"/>
    <w:rsid w:val="00114905"/>
    <w:rsid w:val="0012082C"/>
    <w:rsid w:val="00145FE0"/>
    <w:rsid w:val="00151E4B"/>
    <w:rsid w:val="00182DAD"/>
    <w:rsid w:val="001A041C"/>
    <w:rsid w:val="001D4637"/>
    <w:rsid w:val="001D6293"/>
    <w:rsid w:val="001E7538"/>
    <w:rsid w:val="00203908"/>
    <w:rsid w:val="00213055"/>
    <w:rsid w:val="00225A6D"/>
    <w:rsid w:val="00232767"/>
    <w:rsid w:val="00242558"/>
    <w:rsid w:val="00251BD6"/>
    <w:rsid w:val="00254B48"/>
    <w:rsid w:val="0025783B"/>
    <w:rsid w:val="0027325C"/>
    <w:rsid w:val="002745EE"/>
    <w:rsid w:val="00286AE5"/>
    <w:rsid w:val="002A41EC"/>
    <w:rsid w:val="002A5140"/>
    <w:rsid w:val="002D37D7"/>
    <w:rsid w:val="002D58FF"/>
    <w:rsid w:val="002D7983"/>
    <w:rsid w:val="002D7E70"/>
    <w:rsid w:val="002E3F98"/>
    <w:rsid w:val="0030364B"/>
    <w:rsid w:val="0031188F"/>
    <w:rsid w:val="003417CF"/>
    <w:rsid w:val="003504F6"/>
    <w:rsid w:val="00351C87"/>
    <w:rsid w:val="0035780F"/>
    <w:rsid w:val="0036481E"/>
    <w:rsid w:val="00364DE9"/>
    <w:rsid w:val="003B731B"/>
    <w:rsid w:val="003C62F4"/>
    <w:rsid w:val="003D51CD"/>
    <w:rsid w:val="003D5CB2"/>
    <w:rsid w:val="003F5C92"/>
    <w:rsid w:val="003F6777"/>
    <w:rsid w:val="004014C1"/>
    <w:rsid w:val="00413A9F"/>
    <w:rsid w:val="00416127"/>
    <w:rsid w:val="00421ED9"/>
    <w:rsid w:val="004258EF"/>
    <w:rsid w:val="00434E4F"/>
    <w:rsid w:val="004A37FC"/>
    <w:rsid w:val="004B41AE"/>
    <w:rsid w:val="004F7198"/>
    <w:rsid w:val="004F78CB"/>
    <w:rsid w:val="00510F24"/>
    <w:rsid w:val="0052218F"/>
    <w:rsid w:val="00541814"/>
    <w:rsid w:val="00556306"/>
    <w:rsid w:val="005630BF"/>
    <w:rsid w:val="00573BB6"/>
    <w:rsid w:val="005771AD"/>
    <w:rsid w:val="005806FF"/>
    <w:rsid w:val="00583BBF"/>
    <w:rsid w:val="00592FD3"/>
    <w:rsid w:val="0059556D"/>
    <w:rsid w:val="005A2E05"/>
    <w:rsid w:val="005B0CE0"/>
    <w:rsid w:val="005B7B2D"/>
    <w:rsid w:val="005E45B4"/>
    <w:rsid w:val="00623BE8"/>
    <w:rsid w:val="00624691"/>
    <w:rsid w:val="00655ACE"/>
    <w:rsid w:val="00660398"/>
    <w:rsid w:val="00661832"/>
    <w:rsid w:val="00662D2F"/>
    <w:rsid w:val="00675668"/>
    <w:rsid w:val="006758C6"/>
    <w:rsid w:val="00696FC9"/>
    <w:rsid w:val="006B6032"/>
    <w:rsid w:val="006C6F54"/>
    <w:rsid w:val="006D178E"/>
    <w:rsid w:val="006D53C7"/>
    <w:rsid w:val="007042E5"/>
    <w:rsid w:val="00716AE7"/>
    <w:rsid w:val="00732AFD"/>
    <w:rsid w:val="00732CA5"/>
    <w:rsid w:val="007544FD"/>
    <w:rsid w:val="00781766"/>
    <w:rsid w:val="007A27FD"/>
    <w:rsid w:val="007A376A"/>
    <w:rsid w:val="007A562B"/>
    <w:rsid w:val="007B0D4E"/>
    <w:rsid w:val="007C2A42"/>
    <w:rsid w:val="007C42CD"/>
    <w:rsid w:val="007D4C24"/>
    <w:rsid w:val="007D5F78"/>
    <w:rsid w:val="007F1F0D"/>
    <w:rsid w:val="007F6351"/>
    <w:rsid w:val="00800393"/>
    <w:rsid w:val="00821887"/>
    <w:rsid w:val="00833BB2"/>
    <w:rsid w:val="00835F27"/>
    <w:rsid w:val="00837C9E"/>
    <w:rsid w:val="00866098"/>
    <w:rsid w:val="00881BCF"/>
    <w:rsid w:val="008901CA"/>
    <w:rsid w:val="00894638"/>
    <w:rsid w:val="008A3656"/>
    <w:rsid w:val="008A3AF7"/>
    <w:rsid w:val="008B0118"/>
    <w:rsid w:val="008B0DEC"/>
    <w:rsid w:val="008C79B8"/>
    <w:rsid w:val="008D7127"/>
    <w:rsid w:val="008D750F"/>
    <w:rsid w:val="008F4402"/>
    <w:rsid w:val="009177D5"/>
    <w:rsid w:val="0092519B"/>
    <w:rsid w:val="0093295E"/>
    <w:rsid w:val="00941FE6"/>
    <w:rsid w:val="009438FA"/>
    <w:rsid w:val="009439E7"/>
    <w:rsid w:val="0095295E"/>
    <w:rsid w:val="009A0810"/>
    <w:rsid w:val="009A33FF"/>
    <w:rsid w:val="009C3748"/>
    <w:rsid w:val="009C67FA"/>
    <w:rsid w:val="009D5A7D"/>
    <w:rsid w:val="00A075AE"/>
    <w:rsid w:val="00A275BD"/>
    <w:rsid w:val="00A447C2"/>
    <w:rsid w:val="00A518CA"/>
    <w:rsid w:val="00A632C3"/>
    <w:rsid w:val="00A74063"/>
    <w:rsid w:val="00A854BF"/>
    <w:rsid w:val="00A861C9"/>
    <w:rsid w:val="00A916DD"/>
    <w:rsid w:val="00A94256"/>
    <w:rsid w:val="00AD5951"/>
    <w:rsid w:val="00AE7C34"/>
    <w:rsid w:val="00AF28E1"/>
    <w:rsid w:val="00B139AE"/>
    <w:rsid w:val="00B54A95"/>
    <w:rsid w:val="00B54DC4"/>
    <w:rsid w:val="00B54EDF"/>
    <w:rsid w:val="00B5522F"/>
    <w:rsid w:val="00B71A2D"/>
    <w:rsid w:val="00B7561F"/>
    <w:rsid w:val="00BA44EC"/>
    <w:rsid w:val="00BA70AE"/>
    <w:rsid w:val="00BB05BB"/>
    <w:rsid w:val="00BC4D35"/>
    <w:rsid w:val="00BE711B"/>
    <w:rsid w:val="00BF242F"/>
    <w:rsid w:val="00C00463"/>
    <w:rsid w:val="00C52559"/>
    <w:rsid w:val="00C658E4"/>
    <w:rsid w:val="00C71943"/>
    <w:rsid w:val="00C8092B"/>
    <w:rsid w:val="00C916FE"/>
    <w:rsid w:val="00CC1EF8"/>
    <w:rsid w:val="00CC7002"/>
    <w:rsid w:val="00D100DC"/>
    <w:rsid w:val="00D12870"/>
    <w:rsid w:val="00D15E93"/>
    <w:rsid w:val="00D3701D"/>
    <w:rsid w:val="00D567BD"/>
    <w:rsid w:val="00D62A23"/>
    <w:rsid w:val="00D65357"/>
    <w:rsid w:val="00D800AF"/>
    <w:rsid w:val="00D91108"/>
    <w:rsid w:val="00D92714"/>
    <w:rsid w:val="00DB3912"/>
    <w:rsid w:val="00DB4330"/>
    <w:rsid w:val="00DC4224"/>
    <w:rsid w:val="00DD340D"/>
    <w:rsid w:val="00DE7F99"/>
    <w:rsid w:val="00DF71A4"/>
    <w:rsid w:val="00E06AA6"/>
    <w:rsid w:val="00E33D19"/>
    <w:rsid w:val="00E4414C"/>
    <w:rsid w:val="00E63A79"/>
    <w:rsid w:val="00E80A27"/>
    <w:rsid w:val="00E9295E"/>
    <w:rsid w:val="00E92BBF"/>
    <w:rsid w:val="00E92DA1"/>
    <w:rsid w:val="00EA5CB7"/>
    <w:rsid w:val="00EC3362"/>
    <w:rsid w:val="00F11970"/>
    <w:rsid w:val="00F1421B"/>
    <w:rsid w:val="00F14496"/>
    <w:rsid w:val="00F178C3"/>
    <w:rsid w:val="00F2139B"/>
    <w:rsid w:val="00F23CB8"/>
    <w:rsid w:val="00F409D8"/>
    <w:rsid w:val="00F42D36"/>
    <w:rsid w:val="00F43D6C"/>
    <w:rsid w:val="00F44E48"/>
    <w:rsid w:val="00F5565A"/>
    <w:rsid w:val="00F72704"/>
    <w:rsid w:val="00F8495C"/>
    <w:rsid w:val="00FB09CA"/>
    <w:rsid w:val="00FC41D7"/>
    <w:rsid w:val="00FE33DB"/>
    <w:rsid w:val="00FE5C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0A986"/>
  <w15:docId w15:val="{F36D4FA4-BD88-49DF-8482-28E7007B9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9AE"/>
    <w:pPr>
      <w:jc w:val="both"/>
    </w:pPr>
    <w:rPr>
      <w:sz w:val="24"/>
    </w:rPr>
  </w:style>
  <w:style w:type="paragraph" w:styleId="Heading1">
    <w:name w:val="heading 1"/>
    <w:basedOn w:val="NoSpacing"/>
    <w:next w:val="Normal"/>
    <w:link w:val="Heading1Char"/>
    <w:uiPriority w:val="9"/>
    <w:qFormat/>
    <w:rsid w:val="00837C9E"/>
    <w:pPr>
      <w:numPr>
        <w:numId w:val="32"/>
      </w:numPr>
      <w:outlineLvl w:val="0"/>
    </w:pPr>
    <w:rPr>
      <w:b/>
      <w:sz w:val="44"/>
      <w:szCs w:val="44"/>
    </w:rPr>
  </w:style>
  <w:style w:type="paragraph" w:styleId="Heading2">
    <w:name w:val="heading 2"/>
    <w:basedOn w:val="Normal"/>
    <w:next w:val="Normal"/>
    <w:link w:val="Heading2Char"/>
    <w:uiPriority w:val="9"/>
    <w:unhideWhenUsed/>
    <w:qFormat/>
    <w:rsid w:val="00837C9E"/>
    <w:pPr>
      <w:numPr>
        <w:ilvl w:val="1"/>
        <w:numId w:val="32"/>
      </w:numPr>
      <w:autoSpaceDE w:val="0"/>
      <w:autoSpaceDN w:val="0"/>
      <w:adjustRightInd w:val="0"/>
      <w:spacing w:after="0" w:line="240" w:lineRule="auto"/>
      <w:outlineLvl w:val="1"/>
    </w:pPr>
    <w:rPr>
      <w:rFonts w:ascii="Arial" w:eastAsia="Calibri" w:hAnsi="Arial" w:cs="Arial"/>
      <w:b/>
      <w:szCs w:val="24"/>
      <w:lang w:eastAsia="es-ES"/>
    </w:rPr>
  </w:style>
  <w:style w:type="paragraph" w:styleId="Heading3">
    <w:name w:val="heading 3"/>
    <w:basedOn w:val="Normal"/>
    <w:next w:val="Normal"/>
    <w:link w:val="Heading3Char"/>
    <w:uiPriority w:val="9"/>
    <w:unhideWhenUsed/>
    <w:qFormat/>
    <w:rsid w:val="00837C9E"/>
    <w:pPr>
      <w:keepNext/>
      <w:keepLines/>
      <w:numPr>
        <w:ilvl w:val="2"/>
        <w:numId w:val="32"/>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37C9E"/>
    <w:pPr>
      <w:keepNext/>
      <w:keepLines/>
      <w:numPr>
        <w:ilvl w:val="3"/>
        <w:numId w:val="3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AF28E1"/>
    <w:pPr>
      <w:keepNext/>
      <w:keepLines/>
      <w:numPr>
        <w:ilvl w:val="4"/>
        <w:numId w:val="32"/>
      </w:numPr>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semiHidden/>
    <w:unhideWhenUsed/>
    <w:qFormat/>
    <w:rsid w:val="00AF28E1"/>
    <w:pPr>
      <w:keepNext/>
      <w:keepLines/>
      <w:numPr>
        <w:ilvl w:val="5"/>
        <w:numId w:val="32"/>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semiHidden/>
    <w:unhideWhenUsed/>
    <w:qFormat/>
    <w:rsid w:val="00837C9E"/>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7C9E"/>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7C9E"/>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FB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46FBD"/>
  </w:style>
  <w:style w:type="paragraph" w:styleId="Footer">
    <w:name w:val="footer"/>
    <w:basedOn w:val="Normal"/>
    <w:link w:val="FooterChar"/>
    <w:uiPriority w:val="99"/>
    <w:unhideWhenUsed/>
    <w:rsid w:val="00046FB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46FBD"/>
  </w:style>
  <w:style w:type="paragraph" w:styleId="BalloonText">
    <w:name w:val="Balloon Text"/>
    <w:basedOn w:val="Normal"/>
    <w:link w:val="BalloonTextChar"/>
    <w:uiPriority w:val="99"/>
    <w:semiHidden/>
    <w:unhideWhenUsed/>
    <w:rsid w:val="00046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FBD"/>
    <w:rPr>
      <w:rFonts w:ascii="Tahoma" w:hAnsi="Tahoma" w:cs="Tahoma"/>
      <w:sz w:val="16"/>
      <w:szCs w:val="16"/>
    </w:rPr>
  </w:style>
  <w:style w:type="paragraph" w:customStyle="1" w:styleId="Default">
    <w:name w:val="Default"/>
    <w:rsid w:val="009D5A7D"/>
    <w:pPr>
      <w:autoSpaceDE w:val="0"/>
      <w:autoSpaceDN w:val="0"/>
      <w:adjustRightInd w:val="0"/>
      <w:spacing w:after="0" w:line="240" w:lineRule="auto"/>
    </w:pPr>
    <w:rPr>
      <w:rFonts w:ascii="VGFRU V+ Bambino New" w:hAnsi="VGFRU V+ Bambino New" w:cs="VGFRU V+ Bambino New"/>
      <w:color w:val="000000"/>
      <w:sz w:val="24"/>
      <w:szCs w:val="24"/>
    </w:rPr>
  </w:style>
  <w:style w:type="paragraph" w:styleId="ListParagraph">
    <w:name w:val="List Paragraph"/>
    <w:basedOn w:val="Normal"/>
    <w:uiPriority w:val="34"/>
    <w:qFormat/>
    <w:rsid w:val="00800393"/>
    <w:pPr>
      <w:ind w:left="720"/>
      <w:contextualSpacing/>
    </w:pPr>
  </w:style>
  <w:style w:type="paragraph" w:customStyle="1" w:styleId="eltexto">
    <w:name w:val="eltexto"/>
    <w:basedOn w:val="Normal"/>
    <w:rsid w:val="00BC4D35"/>
    <w:pPr>
      <w:spacing w:before="100" w:beforeAutospacing="1" w:after="100" w:afterAutospacing="1" w:line="240" w:lineRule="auto"/>
    </w:pPr>
    <w:rPr>
      <w:rFonts w:ascii="Verdana" w:eastAsia="Times New Roman" w:hAnsi="Verdana" w:cs="Times New Roman"/>
      <w:color w:val="000000"/>
      <w:sz w:val="12"/>
      <w:szCs w:val="12"/>
      <w:lang w:eastAsia="es-ES"/>
    </w:rPr>
  </w:style>
  <w:style w:type="paragraph" w:styleId="NormalWeb">
    <w:name w:val="Normal (Web)"/>
    <w:basedOn w:val="Normal"/>
    <w:uiPriority w:val="99"/>
    <w:rsid w:val="00BC4D35"/>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yperlink">
    <w:name w:val="Hyperlink"/>
    <w:basedOn w:val="DefaultParagraphFont"/>
    <w:uiPriority w:val="99"/>
    <w:unhideWhenUsed/>
    <w:rsid w:val="0000733A"/>
    <w:rPr>
      <w:color w:val="0563C1"/>
      <w:u w:val="single"/>
    </w:rPr>
  </w:style>
  <w:style w:type="character" w:styleId="Strong">
    <w:name w:val="Strong"/>
    <w:basedOn w:val="DefaultParagraphFont"/>
    <w:uiPriority w:val="22"/>
    <w:qFormat/>
    <w:rsid w:val="00662D2F"/>
    <w:rPr>
      <w:b/>
      <w:bCs/>
    </w:rPr>
  </w:style>
  <w:style w:type="character" w:styleId="CommentReference">
    <w:name w:val="annotation reference"/>
    <w:basedOn w:val="DefaultParagraphFont"/>
    <w:uiPriority w:val="99"/>
    <w:semiHidden/>
    <w:unhideWhenUsed/>
    <w:rsid w:val="0012082C"/>
    <w:rPr>
      <w:sz w:val="16"/>
      <w:szCs w:val="16"/>
    </w:rPr>
  </w:style>
  <w:style w:type="paragraph" w:styleId="CommentText">
    <w:name w:val="annotation text"/>
    <w:basedOn w:val="Normal"/>
    <w:link w:val="CommentTextChar"/>
    <w:uiPriority w:val="99"/>
    <w:semiHidden/>
    <w:unhideWhenUsed/>
    <w:rsid w:val="0012082C"/>
    <w:pPr>
      <w:spacing w:line="240" w:lineRule="auto"/>
    </w:pPr>
    <w:rPr>
      <w:sz w:val="20"/>
      <w:szCs w:val="20"/>
    </w:rPr>
  </w:style>
  <w:style w:type="character" w:customStyle="1" w:styleId="CommentTextChar">
    <w:name w:val="Comment Text Char"/>
    <w:basedOn w:val="DefaultParagraphFont"/>
    <w:link w:val="CommentText"/>
    <w:uiPriority w:val="99"/>
    <w:semiHidden/>
    <w:rsid w:val="0012082C"/>
    <w:rPr>
      <w:sz w:val="20"/>
      <w:szCs w:val="20"/>
    </w:rPr>
  </w:style>
  <w:style w:type="paragraph" w:styleId="CommentSubject">
    <w:name w:val="annotation subject"/>
    <w:basedOn w:val="CommentText"/>
    <w:next w:val="CommentText"/>
    <w:link w:val="CommentSubjectChar"/>
    <w:uiPriority w:val="99"/>
    <w:semiHidden/>
    <w:unhideWhenUsed/>
    <w:rsid w:val="0012082C"/>
    <w:rPr>
      <w:b/>
      <w:bCs/>
    </w:rPr>
  </w:style>
  <w:style w:type="character" w:customStyle="1" w:styleId="CommentSubjectChar">
    <w:name w:val="Comment Subject Char"/>
    <w:basedOn w:val="CommentTextChar"/>
    <w:link w:val="CommentSubject"/>
    <w:uiPriority w:val="99"/>
    <w:semiHidden/>
    <w:rsid w:val="0012082C"/>
    <w:rPr>
      <w:b/>
      <w:bCs/>
      <w:sz w:val="20"/>
      <w:szCs w:val="20"/>
    </w:rPr>
  </w:style>
  <w:style w:type="character" w:customStyle="1" w:styleId="Heading1Char">
    <w:name w:val="Heading 1 Char"/>
    <w:basedOn w:val="DefaultParagraphFont"/>
    <w:link w:val="Heading1"/>
    <w:uiPriority w:val="9"/>
    <w:rsid w:val="00837C9E"/>
    <w:rPr>
      <w:rFonts w:ascii="Calibri" w:eastAsia="Calibri" w:hAnsi="Calibri" w:cs="Times New Roman"/>
      <w:b/>
      <w:sz w:val="44"/>
      <w:szCs w:val="44"/>
    </w:rPr>
  </w:style>
  <w:style w:type="character" w:customStyle="1" w:styleId="Heading2Char">
    <w:name w:val="Heading 2 Char"/>
    <w:basedOn w:val="DefaultParagraphFont"/>
    <w:link w:val="Heading2"/>
    <w:uiPriority w:val="9"/>
    <w:rsid w:val="00837C9E"/>
    <w:rPr>
      <w:rFonts w:ascii="Arial" w:eastAsia="Calibri" w:hAnsi="Arial" w:cs="Arial"/>
      <w:b/>
      <w:sz w:val="24"/>
      <w:szCs w:val="24"/>
      <w:lang w:eastAsia="es-ES"/>
    </w:rPr>
  </w:style>
  <w:style w:type="character" w:customStyle="1" w:styleId="Heading3Char">
    <w:name w:val="Heading 3 Char"/>
    <w:basedOn w:val="DefaultParagraphFont"/>
    <w:link w:val="Heading3"/>
    <w:uiPriority w:val="9"/>
    <w:rsid w:val="00837C9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37C9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AF28E1"/>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semiHidden/>
    <w:rsid w:val="00AF28E1"/>
    <w:rPr>
      <w:rFonts w:asciiTheme="majorHAnsi" w:eastAsiaTheme="majorEastAsia" w:hAnsiTheme="majorHAnsi" w:cstheme="majorBidi"/>
      <w:b/>
      <w:i/>
      <w:iCs/>
      <w:sz w:val="24"/>
    </w:rPr>
  </w:style>
  <w:style w:type="character" w:customStyle="1" w:styleId="Heading7Char">
    <w:name w:val="Heading 7 Char"/>
    <w:basedOn w:val="DefaultParagraphFont"/>
    <w:link w:val="Heading7"/>
    <w:uiPriority w:val="9"/>
    <w:semiHidden/>
    <w:rsid w:val="00837C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37C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37C9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A447C2"/>
    <w:pPr>
      <w:spacing w:after="0" w:line="240" w:lineRule="auto"/>
      <w:jc w:val="both"/>
    </w:pPr>
    <w:rPr>
      <w:rFonts w:ascii="Calibri" w:eastAsia="Calibri" w:hAnsi="Calibri" w:cs="Times New Roman"/>
      <w:sz w:val="24"/>
    </w:rPr>
  </w:style>
  <w:style w:type="paragraph" w:styleId="TOCHeading">
    <w:name w:val="TOC Heading"/>
    <w:basedOn w:val="Heading1"/>
    <w:next w:val="Normal"/>
    <w:uiPriority w:val="39"/>
    <w:unhideWhenUsed/>
    <w:qFormat/>
    <w:rsid w:val="00837C9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OC1">
    <w:name w:val="toc 1"/>
    <w:basedOn w:val="Normal"/>
    <w:next w:val="Normal"/>
    <w:autoRedefine/>
    <w:uiPriority w:val="39"/>
    <w:unhideWhenUsed/>
    <w:rsid w:val="00837C9E"/>
    <w:pPr>
      <w:spacing w:after="100"/>
    </w:pPr>
    <w:rPr>
      <w:rFonts w:ascii="Calibri" w:eastAsia="Calibri" w:hAnsi="Calibri" w:cs="Times New Roman"/>
    </w:rPr>
  </w:style>
  <w:style w:type="paragraph" w:styleId="TOC2">
    <w:name w:val="toc 2"/>
    <w:basedOn w:val="Normal"/>
    <w:next w:val="Normal"/>
    <w:autoRedefine/>
    <w:uiPriority w:val="39"/>
    <w:unhideWhenUsed/>
    <w:rsid w:val="00837C9E"/>
    <w:pPr>
      <w:spacing w:after="100"/>
      <w:ind w:left="220"/>
    </w:pPr>
    <w:rPr>
      <w:rFonts w:ascii="Calibri" w:eastAsia="Calibri" w:hAnsi="Calibri" w:cs="Times New Roman"/>
    </w:rPr>
  </w:style>
  <w:style w:type="paragraph" w:styleId="TOC3">
    <w:name w:val="toc 3"/>
    <w:basedOn w:val="Normal"/>
    <w:next w:val="Normal"/>
    <w:autoRedefine/>
    <w:uiPriority w:val="39"/>
    <w:unhideWhenUsed/>
    <w:rsid w:val="00837C9E"/>
    <w:pPr>
      <w:spacing w:after="100"/>
      <w:ind w:left="440"/>
    </w:pPr>
    <w:rPr>
      <w:rFonts w:ascii="Calibri" w:eastAsia="Calibri" w:hAnsi="Calibri" w:cs="Times New Roman"/>
    </w:rPr>
  </w:style>
  <w:style w:type="paragraph" w:styleId="Bibliography">
    <w:name w:val="Bibliography"/>
    <w:basedOn w:val="Normal"/>
    <w:next w:val="Normal"/>
    <w:uiPriority w:val="37"/>
    <w:unhideWhenUsed/>
    <w:rsid w:val="00837C9E"/>
    <w:rPr>
      <w:rFonts w:ascii="Calibri" w:eastAsia="Calibri" w:hAnsi="Calibri" w:cs="Times New Roman"/>
    </w:rPr>
  </w:style>
  <w:style w:type="paragraph" w:styleId="BodyText">
    <w:name w:val="Body Text"/>
    <w:basedOn w:val="Normal"/>
    <w:link w:val="BodyTextChar"/>
    <w:rsid w:val="00837C9E"/>
    <w:pPr>
      <w:spacing w:after="0" w:line="240" w:lineRule="auto"/>
    </w:pPr>
    <w:rPr>
      <w:rFonts w:ascii="Times New Roman" w:eastAsia="Times New Roman" w:hAnsi="Times New Roman" w:cs="Times New Roman"/>
      <w:i/>
      <w:iCs/>
      <w:szCs w:val="24"/>
      <w:lang w:eastAsia="es-ES"/>
    </w:rPr>
  </w:style>
  <w:style w:type="character" w:customStyle="1" w:styleId="BodyTextChar">
    <w:name w:val="Body Text Char"/>
    <w:basedOn w:val="DefaultParagraphFont"/>
    <w:link w:val="BodyText"/>
    <w:rsid w:val="00837C9E"/>
    <w:rPr>
      <w:rFonts w:ascii="Times New Roman" w:eastAsia="Times New Roman" w:hAnsi="Times New Roman" w:cs="Times New Roman"/>
      <w:i/>
      <w:iCs/>
      <w:sz w:val="24"/>
      <w:szCs w:val="24"/>
      <w:lang w:eastAsia="es-ES"/>
    </w:rPr>
  </w:style>
  <w:style w:type="paragraph" w:styleId="Caption">
    <w:name w:val="caption"/>
    <w:basedOn w:val="Normal"/>
    <w:next w:val="Normal"/>
    <w:uiPriority w:val="35"/>
    <w:unhideWhenUsed/>
    <w:qFormat/>
    <w:rsid w:val="009529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A44EC"/>
    <w:pPr>
      <w:spacing w:after="0"/>
    </w:pPr>
  </w:style>
  <w:style w:type="paragraph" w:styleId="Revision">
    <w:name w:val="Revision"/>
    <w:hidden/>
    <w:uiPriority w:val="99"/>
    <w:semiHidden/>
    <w:rsid w:val="00B7561F"/>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8949">
      <w:bodyDiv w:val="1"/>
      <w:marLeft w:val="0"/>
      <w:marRight w:val="0"/>
      <w:marTop w:val="0"/>
      <w:marBottom w:val="0"/>
      <w:divBdr>
        <w:top w:val="none" w:sz="0" w:space="0" w:color="auto"/>
        <w:left w:val="none" w:sz="0" w:space="0" w:color="auto"/>
        <w:bottom w:val="none" w:sz="0" w:space="0" w:color="auto"/>
        <w:right w:val="none" w:sz="0" w:space="0" w:color="auto"/>
      </w:divBdr>
    </w:div>
    <w:div w:id="145706653">
      <w:bodyDiv w:val="1"/>
      <w:marLeft w:val="0"/>
      <w:marRight w:val="0"/>
      <w:marTop w:val="0"/>
      <w:marBottom w:val="0"/>
      <w:divBdr>
        <w:top w:val="none" w:sz="0" w:space="0" w:color="auto"/>
        <w:left w:val="none" w:sz="0" w:space="0" w:color="auto"/>
        <w:bottom w:val="none" w:sz="0" w:space="0" w:color="auto"/>
        <w:right w:val="none" w:sz="0" w:space="0" w:color="auto"/>
      </w:divBdr>
      <w:divsChild>
        <w:div w:id="2038115921">
          <w:marLeft w:val="446"/>
          <w:marRight w:val="0"/>
          <w:marTop w:val="200"/>
          <w:marBottom w:val="0"/>
          <w:divBdr>
            <w:top w:val="none" w:sz="0" w:space="0" w:color="auto"/>
            <w:left w:val="none" w:sz="0" w:space="0" w:color="auto"/>
            <w:bottom w:val="none" w:sz="0" w:space="0" w:color="auto"/>
            <w:right w:val="none" w:sz="0" w:space="0" w:color="auto"/>
          </w:divBdr>
        </w:div>
        <w:div w:id="1228806336">
          <w:marLeft w:val="446"/>
          <w:marRight w:val="0"/>
          <w:marTop w:val="200"/>
          <w:marBottom w:val="0"/>
          <w:divBdr>
            <w:top w:val="none" w:sz="0" w:space="0" w:color="auto"/>
            <w:left w:val="none" w:sz="0" w:space="0" w:color="auto"/>
            <w:bottom w:val="none" w:sz="0" w:space="0" w:color="auto"/>
            <w:right w:val="none" w:sz="0" w:space="0" w:color="auto"/>
          </w:divBdr>
        </w:div>
        <w:div w:id="2121953338">
          <w:marLeft w:val="446"/>
          <w:marRight w:val="0"/>
          <w:marTop w:val="200"/>
          <w:marBottom w:val="0"/>
          <w:divBdr>
            <w:top w:val="none" w:sz="0" w:space="0" w:color="auto"/>
            <w:left w:val="none" w:sz="0" w:space="0" w:color="auto"/>
            <w:bottom w:val="none" w:sz="0" w:space="0" w:color="auto"/>
            <w:right w:val="none" w:sz="0" w:space="0" w:color="auto"/>
          </w:divBdr>
        </w:div>
      </w:divsChild>
    </w:div>
    <w:div w:id="191774580">
      <w:bodyDiv w:val="1"/>
      <w:marLeft w:val="0"/>
      <w:marRight w:val="0"/>
      <w:marTop w:val="0"/>
      <w:marBottom w:val="0"/>
      <w:divBdr>
        <w:top w:val="none" w:sz="0" w:space="0" w:color="auto"/>
        <w:left w:val="none" w:sz="0" w:space="0" w:color="auto"/>
        <w:bottom w:val="none" w:sz="0" w:space="0" w:color="auto"/>
        <w:right w:val="none" w:sz="0" w:space="0" w:color="auto"/>
      </w:divBdr>
    </w:div>
    <w:div w:id="694304793">
      <w:bodyDiv w:val="1"/>
      <w:marLeft w:val="0"/>
      <w:marRight w:val="0"/>
      <w:marTop w:val="0"/>
      <w:marBottom w:val="0"/>
      <w:divBdr>
        <w:top w:val="none" w:sz="0" w:space="0" w:color="auto"/>
        <w:left w:val="none" w:sz="0" w:space="0" w:color="auto"/>
        <w:bottom w:val="none" w:sz="0" w:space="0" w:color="auto"/>
        <w:right w:val="none" w:sz="0" w:space="0" w:color="auto"/>
      </w:divBdr>
    </w:div>
    <w:div w:id="765619758">
      <w:bodyDiv w:val="1"/>
      <w:marLeft w:val="0"/>
      <w:marRight w:val="0"/>
      <w:marTop w:val="0"/>
      <w:marBottom w:val="0"/>
      <w:divBdr>
        <w:top w:val="none" w:sz="0" w:space="0" w:color="auto"/>
        <w:left w:val="none" w:sz="0" w:space="0" w:color="auto"/>
        <w:bottom w:val="none" w:sz="0" w:space="0" w:color="auto"/>
        <w:right w:val="none" w:sz="0" w:space="0" w:color="auto"/>
      </w:divBdr>
    </w:div>
    <w:div w:id="859397466">
      <w:bodyDiv w:val="1"/>
      <w:marLeft w:val="0"/>
      <w:marRight w:val="0"/>
      <w:marTop w:val="0"/>
      <w:marBottom w:val="0"/>
      <w:divBdr>
        <w:top w:val="none" w:sz="0" w:space="0" w:color="auto"/>
        <w:left w:val="none" w:sz="0" w:space="0" w:color="auto"/>
        <w:bottom w:val="none" w:sz="0" w:space="0" w:color="auto"/>
        <w:right w:val="none" w:sz="0" w:space="0" w:color="auto"/>
      </w:divBdr>
    </w:div>
    <w:div w:id="919094390">
      <w:bodyDiv w:val="1"/>
      <w:marLeft w:val="0"/>
      <w:marRight w:val="0"/>
      <w:marTop w:val="0"/>
      <w:marBottom w:val="0"/>
      <w:divBdr>
        <w:top w:val="none" w:sz="0" w:space="0" w:color="auto"/>
        <w:left w:val="none" w:sz="0" w:space="0" w:color="auto"/>
        <w:bottom w:val="none" w:sz="0" w:space="0" w:color="auto"/>
        <w:right w:val="none" w:sz="0" w:space="0" w:color="auto"/>
      </w:divBdr>
    </w:div>
    <w:div w:id="1438718301">
      <w:bodyDiv w:val="1"/>
      <w:marLeft w:val="0"/>
      <w:marRight w:val="0"/>
      <w:marTop w:val="0"/>
      <w:marBottom w:val="0"/>
      <w:divBdr>
        <w:top w:val="none" w:sz="0" w:space="0" w:color="auto"/>
        <w:left w:val="none" w:sz="0" w:space="0" w:color="auto"/>
        <w:bottom w:val="none" w:sz="0" w:space="0" w:color="auto"/>
        <w:right w:val="none" w:sz="0" w:space="0" w:color="auto"/>
      </w:divBdr>
    </w:div>
    <w:div w:id="1586647677">
      <w:bodyDiv w:val="1"/>
      <w:marLeft w:val="0"/>
      <w:marRight w:val="0"/>
      <w:marTop w:val="0"/>
      <w:marBottom w:val="0"/>
      <w:divBdr>
        <w:top w:val="none" w:sz="0" w:space="0" w:color="auto"/>
        <w:left w:val="none" w:sz="0" w:space="0" w:color="auto"/>
        <w:bottom w:val="none" w:sz="0" w:space="0" w:color="auto"/>
        <w:right w:val="none" w:sz="0" w:space="0" w:color="auto"/>
      </w:divBdr>
    </w:div>
    <w:div w:id="1665430347">
      <w:bodyDiv w:val="1"/>
      <w:marLeft w:val="0"/>
      <w:marRight w:val="0"/>
      <w:marTop w:val="0"/>
      <w:marBottom w:val="0"/>
      <w:divBdr>
        <w:top w:val="none" w:sz="0" w:space="0" w:color="auto"/>
        <w:left w:val="none" w:sz="0" w:space="0" w:color="auto"/>
        <w:bottom w:val="none" w:sz="0" w:space="0" w:color="auto"/>
        <w:right w:val="none" w:sz="0" w:space="0" w:color="auto"/>
      </w:divBdr>
    </w:div>
    <w:div w:id="1778672410">
      <w:bodyDiv w:val="1"/>
      <w:marLeft w:val="0"/>
      <w:marRight w:val="0"/>
      <w:marTop w:val="0"/>
      <w:marBottom w:val="0"/>
      <w:divBdr>
        <w:top w:val="none" w:sz="0" w:space="0" w:color="auto"/>
        <w:left w:val="none" w:sz="0" w:space="0" w:color="auto"/>
        <w:bottom w:val="none" w:sz="0" w:space="0" w:color="auto"/>
        <w:right w:val="none" w:sz="0" w:space="0" w:color="auto"/>
      </w:divBdr>
    </w:div>
    <w:div w:id="1930502420">
      <w:bodyDiv w:val="1"/>
      <w:marLeft w:val="0"/>
      <w:marRight w:val="0"/>
      <w:marTop w:val="0"/>
      <w:marBottom w:val="0"/>
      <w:divBdr>
        <w:top w:val="none" w:sz="0" w:space="0" w:color="auto"/>
        <w:left w:val="none" w:sz="0" w:space="0" w:color="auto"/>
        <w:bottom w:val="none" w:sz="0" w:space="0" w:color="auto"/>
        <w:right w:val="none" w:sz="0" w:space="0" w:color="auto"/>
      </w:divBdr>
    </w:div>
    <w:div w:id="2085452504">
      <w:bodyDiv w:val="1"/>
      <w:marLeft w:val="0"/>
      <w:marRight w:val="0"/>
      <w:marTop w:val="0"/>
      <w:marBottom w:val="0"/>
      <w:divBdr>
        <w:top w:val="none" w:sz="0" w:space="0" w:color="auto"/>
        <w:left w:val="none" w:sz="0" w:space="0" w:color="auto"/>
        <w:bottom w:val="none" w:sz="0" w:space="0" w:color="auto"/>
        <w:right w:val="none" w:sz="0" w:space="0" w:color="auto"/>
      </w:divBdr>
      <w:divsChild>
        <w:div w:id="1353798350">
          <w:marLeft w:val="446"/>
          <w:marRight w:val="0"/>
          <w:marTop w:val="200"/>
          <w:marBottom w:val="0"/>
          <w:divBdr>
            <w:top w:val="none" w:sz="0" w:space="0" w:color="auto"/>
            <w:left w:val="none" w:sz="0" w:space="0" w:color="auto"/>
            <w:bottom w:val="none" w:sz="0" w:space="0" w:color="auto"/>
            <w:right w:val="none" w:sz="0" w:space="0" w:color="auto"/>
          </w:divBdr>
        </w:div>
        <w:div w:id="1011840347">
          <w:marLeft w:val="446"/>
          <w:marRight w:val="0"/>
          <w:marTop w:val="200"/>
          <w:marBottom w:val="0"/>
          <w:divBdr>
            <w:top w:val="none" w:sz="0" w:space="0" w:color="auto"/>
            <w:left w:val="none" w:sz="0" w:space="0" w:color="auto"/>
            <w:bottom w:val="none" w:sz="0" w:space="0" w:color="auto"/>
            <w:right w:val="none" w:sz="0" w:space="0" w:color="auto"/>
          </w:divBdr>
        </w:div>
        <w:div w:id="140660283">
          <w:marLeft w:val="446"/>
          <w:marRight w:val="0"/>
          <w:marTop w:val="200"/>
          <w:marBottom w:val="0"/>
          <w:divBdr>
            <w:top w:val="none" w:sz="0" w:space="0" w:color="auto"/>
            <w:left w:val="none" w:sz="0" w:space="0" w:color="auto"/>
            <w:bottom w:val="none" w:sz="0" w:space="0" w:color="auto"/>
            <w:right w:val="none" w:sz="0" w:space="0" w:color="auto"/>
          </w:divBdr>
        </w:div>
        <w:div w:id="630938622">
          <w:marLeft w:val="446"/>
          <w:marRight w:val="0"/>
          <w:marTop w:val="200"/>
          <w:marBottom w:val="0"/>
          <w:divBdr>
            <w:top w:val="none" w:sz="0" w:space="0" w:color="auto"/>
            <w:left w:val="none" w:sz="0" w:space="0" w:color="auto"/>
            <w:bottom w:val="none" w:sz="0" w:space="0" w:color="auto"/>
            <w:right w:val="none" w:sz="0" w:space="0" w:color="auto"/>
          </w:divBdr>
        </w:div>
        <w:div w:id="1983381874">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1</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2</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3</b:RefOrder>
  </b:Source>
</b:Sources>
</file>

<file path=customXml/itemProps1.xml><?xml version="1.0" encoding="utf-8"?>
<ds:datastoreItem xmlns:ds="http://schemas.openxmlformats.org/officeDocument/2006/customXml" ds:itemID="{A1D67630-F475-453E-9845-382274F6E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26</Pages>
  <Words>4290</Words>
  <Characters>24454</Characters>
  <Application>Microsoft Office Word</Application>
  <DocSecurity>0</DocSecurity>
  <Lines>203</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Europea de Madrid</Company>
  <LinksUpToDate>false</LinksUpToDate>
  <CharactersWithSpaces>28687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MARTA PUIG DE LA BELLACASA ALCAIDE</dc:creator>
  <cp:lastModifiedBy>RAUL PERULA MARTINEZ</cp:lastModifiedBy>
  <cp:revision>43</cp:revision>
  <cp:lastPrinted>2020-07-08T14:52:00Z</cp:lastPrinted>
  <dcterms:created xsi:type="dcterms:W3CDTF">2022-04-29T11:45:00Z</dcterms:created>
  <dcterms:modified xsi:type="dcterms:W3CDTF">2022-08-29T12:10:00Z</dcterms:modified>
</cp:coreProperties>
</file>